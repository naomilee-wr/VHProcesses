
<file path=[Content_Types].xml><?xml version="1.0" encoding="utf-8"?>
<Types xmlns="http://schemas.openxmlformats.org/package/2006/content-types">
  <Default ContentType="image/x-emf" Extension="em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ntTable+xml" PartName="/word/fontTable.xml"/>
  <Override ContentType="application/vnd.openxmlformats-officedocument.wordprocessingml.people+xml" PartName="/word/peop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E862A" w14:textId="540F3B7F" w:rsidR="005A76DC" w:rsidRDefault="00AF134A">
      <w:pPr>
        <w:rPr>
          <w:rFonts w:ascii="Times New Roman" w:eastAsia="Times New Roman" w:hAnsi="Times New Roman" w:cs="Times New Roman"/>
          <w:sz w:val="20"/>
          <w:szCs w:val="20"/>
        </w:rPr>
      </w:pPr>
      <w:r>
        <w:rPr>
          <w:noProof/>
        </w:rPr>
        <mc:AlternateContent>
          <mc:Choice Requires="wps">
            <w:drawing>
              <wp:anchor distT="0" distB="0" distL="114300" distR="114300" simplePos="0" relativeHeight="503255864" behindDoc="1" locked="0" layoutInCell="1" allowOverlap="1" wp14:anchorId="31567C53" wp14:editId="5EA2C693">
                <wp:simplePos x="0" y="0"/>
                <wp:positionH relativeFrom="page">
                  <wp:posOffset>0</wp:posOffset>
                </wp:positionH>
                <wp:positionV relativeFrom="page">
                  <wp:posOffset>935355</wp:posOffset>
                </wp:positionV>
                <wp:extent cx="7772400" cy="9123045"/>
                <wp:effectExtent l="0" t="1905" r="0" b="0"/>
                <wp:wrapNone/>
                <wp:docPr id="10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912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2839A" w14:textId="77777777" w:rsidR="00CB2BB8" w:rsidRDefault="00CB2BB8">
                            <w:pPr>
                              <w:rPr>
                                <w:rFonts w:ascii="Arial" w:eastAsia="Arial" w:hAnsi="Arial" w:cs="Arial"/>
                                <w:b/>
                                <w:bCs/>
                              </w:rPr>
                            </w:pPr>
                          </w:p>
                          <w:p w14:paraId="1B7F67A4" w14:textId="77777777" w:rsidR="00CB2BB8" w:rsidRDefault="00CB2BB8">
                            <w:pPr>
                              <w:rPr>
                                <w:rFonts w:ascii="Arial" w:eastAsia="Arial" w:hAnsi="Arial" w:cs="Arial"/>
                                <w:b/>
                                <w:bCs/>
                              </w:rPr>
                            </w:pPr>
                          </w:p>
                          <w:p w14:paraId="01B7B701" w14:textId="77777777" w:rsidR="00CB2BB8" w:rsidRDefault="00CB2BB8">
                            <w:pPr>
                              <w:rPr>
                                <w:rFonts w:ascii="Arial" w:eastAsia="Arial" w:hAnsi="Arial" w:cs="Arial"/>
                                <w:b/>
                                <w:bCs/>
                              </w:rPr>
                            </w:pPr>
                          </w:p>
                          <w:p w14:paraId="7FF44C38" w14:textId="77777777" w:rsidR="00CB2BB8" w:rsidRDefault="00CB2BB8">
                            <w:pPr>
                              <w:rPr>
                                <w:rFonts w:ascii="Arial" w:eastAsia="Arial" w:hAnsi="Arial" w:cs="Arial"/>
                                <w:b/>
                                <w:bCs/>
                              </w:rPr>
                            </w:pPr>
                          </w:p>
                          <w:p w14:paraId="5A1CFCA7" w14:textId="77777777" w:rsidR="00CB2BB8" w:rsidRDefault="00CB2BB8">
                            <w:pPr>
                              <w:rPr>
                                <w:rFonts w:ascii="Arial" w:eastAsia="Arial" w:hAnsi="Arial" w:cs="Arial"/>
                                <w:b/>
                                <w:bCs/>
                              </w:rPr>
                            </w:pPr>
                          </w:p>
                          <w:p w14:paraId="25156A43" w14:textId="77777777" w:rsidR="00CB2BB8" w:rsidRDefault="00CB2BB8">
                            <w:pPr>
                              <w:rPr>
                                <w:rFonts w:ascii="Arial" w:eastAsia="Arial" w:hAnsi="Arial" w:cs="Arial"/>
                                <w:b/>
                                <w:bCs/>
                              </w:rPr>
                            </w:pPr>
                          </w:p>
                          <w:p w14:paraId="419A4CC7" w14:textId="77777777" w:rsidR="00CB2BB8" w:rsidRDefault="00CB2BB8">
                            <w:pPr>
                              <w:rPr>
                                <w:rFonts w:ascii="Arial" w:eastAsia="Arial" w:hAnsi="Arial" w:cs="Arial"/>
                                <w:b/>
                                <w:bCs/>
                              </w:rPr>
                            </w:pPr>
                          </w:p>
                          <w:p w14:paraId="57805039" w14:textId="77777777" w:rsidR="00CB2BB8" w:rsidRDefault="00CB2BB8">
                            <w:pPr>
                              <w:rPr>
                                <w:rFonts w:ascii="Arial" w:eastAsia="Arial" w:hAnsi="Arial" w:cs="Arial"/>
                                <w:b/>
                                <w:bCs/>
                              </w:rPr>
                            </w:pPr>
                          </w:p>
                          <w:p w14:paraId="7092840E" w14:textId="77777777" w:rsidR="00CB2BB8" w:rsidRDefault="00CB2BB8">
                            <w:pPr>
                              <w:rPr>
                                <w:rFonts w:ascii="Arial" w:eastAsia="Arial" w:hAnsi="Arial" w:cs="Arial"/>
                                <w:b/>
                                <w:bCs/>
                              </w:rPr>
                            </w:pPr>
                          </w:p>
                          <w:p w14:paraId="3FE0F5C3" w14:textId="77777777" w:rsidR="00CB2BB8" w:rsidRDefault="00CB2BB8">
                            <w:pPr>
                              <w:rPr>
                                <w:rFonts w:ascii="Arial" w:eastAsia="Arial" w:hAnsi="Arial" w:cs="Arial"/>
                                <w:b/>
                                <w:bCs/>
                              </w:rPr>
                            </w:pPr>
                          </w:p>
                          <w:p w14:paraId="34410A3D" w14:textId="77777777" w:rsidR="00CB2BB8" w:rsidRDefault="00CB2BB8">
                            <w:pPr>
                              <w:rPr>
                                <w:rFonts w:ascii="Arial" w:eastAsia="Arial" w:hAnsi="Arial" w:cs="Arial"/>
                                <w:b/>
                                <w:bCs/>
                              </w:rPr>
                            </w:pPr>
                          </w:p>
                          <w:p w14:paraId="3E329C2E" w14:textId="77777777" w:rsidR="00CB2BB8" w:rsidRDefault="00CB2BB8">
                            <w:pPr>
                              <w:rPr>
                                <w:rFonts w:ascii="Arial" w:eastAsia="Arial" w:hAnsi="Arial" w:cs="Arial"/>
                                <w:b/>
                                <w:bCs/>
                              </w:rPr>
                            </w:pPr>
                          </w:p>
                          <w:p w14:paraId="369E5845" w14:textId="77777777" w:rsidR="00CB2BB8" w:rsidRDefault="00CB2BB8">
                            <w:pPr>
                              <w:rPr>
                                <w:rFonts w:ascii="Arial" w:eastAsia="Arial" w:hAnsi="Arial" w:cs="Arial"/>
                                <w:b/>
                                <w:bCs/>
                              </w:rPr>
                            </w:pPr>
                          </w:p>
                          <w:p w14:paraId="73AD1472" w14:textId="77777777" w:rsidR="00CB2BB8" w:rsidRDefault="00CB2BB8">
                            <w:pPr>
                              <w:rPr>
                                <w:rFonts w:ascii="Arial" w:eastAsia="Arial" w:hAnsi="Arial" w:cs="Arial"/>
                                <w:b/>
                                <w:bCs/>
                              </w:rPr>
                            </w:pPr>
                          </w:p>
                          <w:p w14:paraId="51F66142" w14:textId="77777777" w:rsidR="00CB2BB8" w:rsidRDefault="00CB2BB8">
                            <w:pPr>
                              <w:rPr>
                                <w:rFonts w:ascii="Arial" w:eastAsia="Arial" w:hAnsi="Arial" w:cs="Arial"/>
                                <w:b/>
                                <w:bCs/>
                              </w:rPr>
                            </w:pPr>
                          </w:p>
                          <w:p w14:paraId="73FE06F3" w14:textId="77777777" w:rsidR="00CB2BB8" w:rsidRDefault="00CB2BB8">
                            <w:pPr>
                              <w:rPr>
                                <w:rFonts w:ascii="Arial" w:eastAsia="Arial" w:hAnsi="Arial" w:cs="Arial"/>
                                <w:b/>
                                <w:bCs/>
                              </w:rPr>
                            </w:pPr>
                          </w:p>
                          <w:p w14:paraId="735DA0A5" w14:textId="77777777" w:rsidR="00CB2BB8" w:rsidRDefault="00CB2BB8">
                            <w:pPr>
                              <w:rPr>
                                <w:rFonts w:ascii="Arial" w:eastAsia="Arial" w:hAnsi="Arial" w:cs="Arial"/>
                                <w:b/>
                                <w:bCs/>
                              </w:rPr>
                            </w:pPr>
                          </w:p>
                          <w:p w14:paraId="69E8CA42" w14:textId="77777777" w:rsidR="00CB2BB8" w:rsidRDefault="00CB2BB8">
                            <w:pPr>
                              <w:rPr>
                                <w:rFonts w:ascii="Arial" w:eastAsia="Arial" w:hAnsi="Arial" w:cs="Arial"/>
                                <w:b/>
                                <w:bCs/>
                              </w:rPr>
                            </w:pPr>
                          </w:p>
                          <w:p w14:paraId="22A42A9B" w14:textId="77777777" w:rsidR="00CB2BB8" w:rsidRDefault="00CB2BB8">
                            <w:pPr>
                              <w:rPr>
                                <w:rFonts w:ascii="Arial" w:eastAsia="Arial" w:hAnsi="Arial" w:cs="Arial"/>
                                <w:b/>
                                <w:bCs/>
                              </w:rPr>
                            </w:pPr>
                          </w:p>
                          <w:p w14:paraId="0F0353FA" w14:textId="77777777" w:rsidR="00CB2BB8" w:rsidRDefault="00CB2BB8">
                            <w:pPr>
                              <w:rPr>
                                <w:rFonts w:ascii="Arial" w:eastAsia="Arial" w:hAnsi="Arial" w:cs="Arial"/>
                                <w:b/>
                                <w:bCs/>
                              </w:rPr>
                            </w:pPr>
                          </w:p>
                          <w:p w14:paraId="0DB9653B" w14:textId="77777777" w:rsidR="00CB2BB8" w:rsidRDefault="00CB2BB8">
                            <w:pPr>
                              <w:rPr>
                                <w:rFonts w:ascii="Arial" w:eastAsia="Arial" w:hAnsi="Arial" w:cs="Arial"/>
                                <w:b/>
                                <w:bCs/>
                              </w:rPr>
                            </w:pPr>
                          </w:p>
                          <w:p w14:paraId="1C6D3FE2" w14:textId="77777777" w:rsidR="00CB2BB8" w:rsidRDefault="00CB2BB8">
                            <w:pPr>
                              <w:rPr>
                                <w:rFonts w:ascii="Arial" w:eastAsia="Arial" w:hAnsi="Arial" w:cs="Arial"/>
                                <w:b/>
                                <w:bCs/>
                              </w:rPr>
                            </w:pPr>
                          </w:p>
                          <w:p w14:paraId="26388477" w14:textId="77777777" w:rsidR="00CB2BB8" w:rsidRDefault="00CB2BB8">
                            <w:pPr>
                              <w:rPr>
                                <w:rFonts w:ascii="Arial" w:eastAsia="Arial" w:hAnsi="Arial" w:cs="Arial"/>
                                <w:b/>
                                <w:bCs/>
                              </w:rPr>
                            </w:pPr>
                          </w:p>
                          <w:p w14:paraId="613E8805" w14:textId="77777777" w:rsidR="00CB2BB8" w:rsidRDefault="00CB2BB8">
                            <w:pPr>
                              <w:rPr>
                                <w:rFonts w:ascii="Arial" w:eastAsia="Arial" w:hAnsi="Arial" w:cs="Arial"/>
                                <w:b/>
                                <w:bCs/>
                              </w:rPr>
                            </w:pPr>
                          </w:p>
                          <w:p w14:paraId="36F509E6" w14:textId="77777777" w:rsidR="00CB2BB8" w:rsidRDefault="00CB2BB8">
                            <w:pPr>
                              <w:rPr>
                                <w:rFonts w:ascii="Arial" w:eastAsia="Arial" w:hAnsi="Arial" w:cs="Arial"/>
                                <w:b/>
                                <w:bCs/>
                              </w:rPr>
                            </w:pPr>
                          </w:p>
                          <w:p w14:paraId="71898D79" w14:textId="77777777" w:rsidR="00CB2BB8" w:rsidRDefault="00CB2BB8">
                            <w:pPr>
                              <w:rPr>
                                <w:rFonts w:ascii="Arial" w:eastAsia="Arial" w:hAnsi="Arial" w:cs="Arial"/>
                                <w:b/>
                                <w:bCs/>
                              </w:rPr>
                            </w:pPr>
                          </w:p>
                          <w:p w14:paraId="450561C1" w14:textId="77777777" w:rsidR="00CB2BB8" w:rsidRDefault="00CB2BB8">
                            <w:pPr>
                              <w:rPr>
                                <w:rFonts w:ascii="Arial" w:eastAsia="Arial" w:hAnsi="Arial" w:cs="Arial"/>
                                <w:b/>
                                <w:bCs/>
                              </w:rPr>
                            </w:pPr>
                          </w:p>
                          <w:p w14:paraId="7A83FA42" w14:textId="77777777" w:rsidR="00CB2BB8" w:rsidRDefault="00CB2BB8">
                            <w:pPr>
                              <w:rPr>
                                <w:rFonts w:ascii="Arial" w:eastAsia="Arial" w:hAnsi="Arial" w:cs="Arial"/>
                                <w:b/>
                                <w:bCs/>
                              </w:rPr>
                            </w:pPr>
                          </w:p>
                          <w:p w14:paraId="3424AB51" w14:textId="77777777" w:rsidR="00CB2BB8" w:rsidRDefault="00CB2BB8">
                            <w:pPr>
                              <w:rPr>
                                <w:rFonts w:ascii="Arial" w:eastAsia="Arial" w:hAnsi="Arial" w:cs="Arial"/>
                                <w:b/>
                                <w:bCs/>
                              </w:rPr>
                            </w:pPr>
                          </w:p>
                          <w:p w14:paraId="7DCD0748" w14:textId="77777777" w:rsidR="00CB2BB8" w:rsidRDefault="00CB2BB8">
                            <w:pPr>
                              <w:rPr>
                                <w:rFonts w:ascii="Arial" w:eastAsia="Arial" w:hAnsi="Arial" w:cs="Arial"/>
                                <w:b/>
                                <w:bCs/>
                              </w:rPr>
                            </w:pPr>
                          </w:p>
                          <w:p w14:paraId="3D9D5296" w14:textId="77777777" w:rsidR="00CB2BB8" w:rsidRDefault="00CB2BB8">
                            <w:pPr>
                              <w:rPr>
                                <w:rFonts w:ascii="Arial" w:eastAsia="Arial" w:hAnsi="Arial" w:cs="Arial"/>
                                <w:b/>
                                <w:bCs/>
                              </w:rPr>
                            </w:pPr>
                          </w:p>
                          <w:p w14:paraId="57762107" w14:textId="77777777" w:rsidR="00CB2BB8" w:rsidRDefault="00CB2BB8">
                            <w:pPr>
                              <w:rPr>
                                <w:rFonts w:ascii="Arial" w:eastAsia="Arial" w:hAnsi="Arial" w:cs="Arial"/>
                                <w:b/>
                                <w:bCs/>
                              </w:rPr>
                            </w:pPr>
                          </w:p>
                          <w:p w14:paraId="69DDEFE5" w14:textId="77777777" w:rsidR="00CB2BB8" w:rsidRDefault="00CB2BB8">
                            <w:pPr>
                              <w:rPr>
                                <w:rFonts w:ascii="Arial" w:eastAsia="Arial" w:hAnsi="Arial" w:cs="Arial"/>
                                <w:b/>
                                <w:bCs/>
                              </w:rPr>
                            </w:pPr>
                          </w:p>
                          <w:p w14:paraId="024902AE" w14:textId="77777777" w:rsidR="00CB2BB8" w:rsidRDefault="00CB2BB8">
                            <w:pPr>
                              <w:rPr>
                                <w:rFonts w:ascii="Arial" w:eastAsia="Arial" w:hAnsi="Arial" w:cs="Arial"/>
                                <w:b/>
                                <w:bCs/>
                              </w:rPr>
                            </w:pPr>
                          </w:p>
                          <w:p w14:paraId="45F8828F" w14:textId="77777777" w:rsidR="00CB2BB8" w:rsidRDefault="00CB2BB8">
                            <w:pPr>
                              <w:rPr>
                                <w:rFonts w:ascii="Arial" w:eastAsia="Arial" w:hAnsi="Arial" w:cs="Arial"/>
                                <w:b/>
                                <w:bCs/>
                              </w:rPr>
                            </w:pPr>
                          </w:p>
                          <w:p w14:paraId="69B58E60" w14:textId="77777777" w:rsidR="00CB2BB8" w:rsidRDefault="00CB2BB8">
                            <w:pPr>
                              <w:rPr>
                                <w:rFonts w:ascii="Arial" w:eastAsia="Arial" w:hAnsi="Arial" w:cs="Arial"/>
                                <w:b/>
                                <w:bCs/>
                              </w:rPr>
                            </w:pPr>
                          </w:p>
                          <w:p w14:paraId="7523F554" w14:textId="77777777" w:rsidR="00CB2BB8" w:rsidRDefault="00CB2BB8">
                            <w:pPr>
                              <w:rPr>
                                <w:rFonts w:ascii="Arial" w:eastAsia="Arial" w:hAnsi="Arial" w:cs="Arial"/>
                                <w:b/>
                                <w:bCs/>
                              </w:rPr>
                            </w:pPr>
                          </w:p>
                          <w:p w14:paraId="7F878C66" w14:textId="77777777" w:rsidR="00CB2BB8" w:rsidRDefault="00CB2BB8">
                            <w:pPr>
                              <w:rPr>
                                <w:rFonts w:ascii="Arial" w:eastAsia="Arial" w:hAnsi="Arial" w:cs="Arial"/>
                                <w:b/>
                                <w:bCs/>
                              </w:rPr>
                            </w:pPr>
                          </w:p>
                          <w:p w14:paraId="0E22330C" w14:textId="77777777" w:rsidR="00CB2BB8" w:rsidRDefault="00CB2BB8">
                            <w:pPr>
                              <w:rPr>
                                <w:rFonts w:ascii="Arial" w:eastAsia="Arial" w:hAnsi="Arial" w:cs="Arial"/>
                                <w:b/>
                                <w:bCs/>
                              </w:rPr>
                            </w:pPr>
                          </w:p>
                          <w:p w14:paraId="510D0EED" w14:textId="77777777" w:rsidR="00CB2BB8" w:rsidRDefault="00CB2BB8">
                            <w:pPr>
                              <w:rPr>
                                <w:rFonts w:ascii="Arial" w:eastAsia="Arial" w:hAnsi="Arial" w:cs="Arial"/>
                                <w:b/>
                                <w:bCs/>
                              </w:rPr>
                            </w:pPr>
                          </w:p>
                          <w:p w14:paraId="7D028372" w14:textId="77777777" w:rsidR="00CB2BB8" w:rsidRDefault="00CB2BB8">
                            <w:pPr>
                              <w:rPr>
                                <w:rFonts w:ascii="Arial" w:eastAsia="Arial" w:hAnsi="Arial" w:cs="Arial"/>
                                <w:b/>
                                <w:bCs/>
                              </w:rPr>
                            </w:pPr>
                          </w:p>
                          <w:p w14:paraId="64799516" w14:textId="77777777" w:rsidR="00CB2BB8" w:rsidRDefault="00CB2BB8">
                            <w:pPr>
                              <w:rPr>
                                <w:rFonts w:ascii="Arial" w:eastAsia="Arial" w:hAnsi="Arial" w:cs="Arial"/>
                                <w:b/>
                                <w:bCs/>
                              </w:rPr>
                            </w:pPr>
                          </w:p>
                          <w:p w14:paraId="275963C1" w14:textId="77777777" w:rsidR="00CB2BB8" w:rsidRDefault="00CB2BB8">
                            <w:pPr>
                              <w:rPr>
                                <w:rFonts w:ascii="Arial" w:eastAsia="Arial" w:hAnsi="Arial" w:cs="Arial"/>
                                <w:b/>
                                <w:bCs/>
                              </w:rPr>
                            </w:pPr>
                          </w:p>
                          <w:p w14:paraId="2B54B922" w14:textId="77777777" w:rsidR="00CB2BB8" w:rsidRDefault="00CB2BB8">
                            <w:pPr>
                              <w:rPr>
                                <w:rFonts w:ascii="Arial" w:eastAsia="Arial" w:hAnsi="Arial" w:cs="Arial"/>
                                <w:b/>
                                <w:bCs/>
                              </w:rPr>
                            </w:pPr>
                          </w:p>
                          <w:p w14:paraId="6C4F14E8" w14:textId="77777777" w:rsidR="00CB2BB8" w:rsidRDefault="00CB2BB8">
                            <w:pPr>
                              <w:rPr>
                                <w:rFonts w:ascii="Arial" w:eastAsia="Arial" w:hAnsi="Arial" w:cs="Arial"/>
                                <w:b/>
                                <w:bCs/>
                              </w:rPr>
                            </w:pPr>
                          </w:p>
                          <w:p w14:paraId="30E1F408" w14:textId="77777777" w:rsidR="00CB2BB8" w:rsidRDefault="00CB2BB8">
                            <w:pPr>
                              <w:rPr>
                                <w:rFonts w:ascii="Arial" w:eastAsia="Arial" w:hAnsi="Arial" w:cs="Arial"/>
                                <w:b/>
                                <w:bCs/>
                              </w:rPr>
                            </w:pPr>
                          </w:p>
                          <w:p w14:paraId="675B922C" w14:textId="77777777" w:rsidR="00CB2BB8" w:rsidRDefault="00CB2BB8">
                            <w:pPr>
                              <w:rPr>
                                <w:rFonts w:ascii="Arial" w:eastAsia="Arial" w:hAnsi="Arial" w:cs="Arial"/>
                                <w:b/>
                                <w:bCs/>
                              </w:rPr>
                            </w:pPr>
                          </w:p>
                          <w:p w14:paraId="3F0395D3" w14:textId="77777777" w:rsidR="00CB2BB8" w:rsidRDefault="00CB2BB8">
                            <w:pPr>
                              <w:rPr>
                                <w:rFonts w:ascii="Arial" w:eastAsia="Arial" w:hAnsi="Arial" w:cs="Arial"/>
                                <w:b/>
                                <w:bCs/>
                              </w:rPr>
                            </w:pPr>
                          </w:p>
                          <w:p w14:paraId="07979274" w14:textId="77777777" w:rsidR="00CB2BB8" w:rsidRDefault="00CB2BB8">
                            <w:pPr>
                              <w:rPr>
                                <w:rFonts w:ascii="Arial" w:eastAsia="Arial" w:hAnsi="Arial" w:cs="Arial"/>
                                <w:b/>
                                <w:bCs/>
                              </w:rPr>
                            </w:pPr>
                          </w:p>
                          <w:p w14:paraId="5CDA149A" w14:textId="77777777" w:rsidR="00CB2BB8" w:rsidRDefault="00CB2BB8">
                            <w:pPr>
                              <w:rPr>
                                <w:rFonts w:ascii="Arial" w:eastAsia="Arial" w:hAnsi="Arial" w:cs="Arial"/>
                                <w:b/>
                                <w:bCs/>
                              </w:rPr>
                            </w:pPr>
                          </w:p>
                          <w:p w14:paraId="35553515" w14:textId="77777777" w:rsidR="00CB2BB8" w:rsidRDefault="00CB2BB8">
                            <w:pPr>
                              <w:rPr>
                                <w:rFonts w:ascii="Arial" w:eastAsia="Arial" w:hAnsi="Arial" w:cs="Arial"/>
                                <w:b/>
                                <w:bCs/>
                              </w:rPr>
                            </w:pPr>
                          </w:p>
                          <w:p w14:paraId="20E23801" w14:textId="77777777" w:rsidR="00CB2BB8" w:rsidRDefault="00CB2BB8">
                            <w:pPr>
                              <w:spacing w:before="3"/>
                              <w:rPr>
                                <w:rFonts w:ascii="Arial" w:eastAsia="Arial" w:hAnsi="Arial" w:cs="Arial"/>
                                <w:b/>
                                <w:bCs/>
                                <w:sz w:val="24"/>
                                <w:szCs w:val="24"/>
                              </w:rPr>
                            </w:pPr>
                          </w:p>
                          <w:p w14:paraId="218B3BE2" w14:textId="77777777" w:rsidR="00CB2BB8" w:rsidRDefault="00CB2BB8">
                            <w:pPr>
                              <w:tabs>
                                <w:tab w:val="left" w:pos="9195"/>
                              </w:tabs>
                              <w:ind w:left="1642"/>
                              <w:rPr>
                                <w:rFonts w:ascii="Arial" w:eastAsia="Arial" w:hAnsi="Arial" w:cs="Arial"/>
                                <w:sz w:val="18"/>
                                <w:szCs w:val="18"/>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6"/>
                              </w:rPr>
                              <w:t xml:space="preserve"> </w:t>
                            </w:r>
                            <w:r>
                              <w:rPr>
                                <w:rFonts w:ascii="Arial"/>
                                <w:b/>
                                <w:color w:val="FF0000"/>
                                <w:spacing w:val="-4"/>
                              </w:rPr>
                              <w:t>CONFIDENTIAL</w:t>
                            </w:r>
                            <w:r>
                              <w:rPr>
                                <w:rFonts w:ascii="Arial"/>
                                <w:b/>
                                <w:color w:val="FF0000"/>
                                <w:spacing w:val="1"/>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r>
                              <w:rPr>
                                <w:rFonts w:ascii="Arial"/>
                                <w:b/>
                                <w:color w:val="FF0000"/>
                                <w:spacing w:val="-3"/>
                              </w:rPr>
                              <w:tab/>
                            </w:r>
                            <w:r>
                              <w:rPr>
                                <w:rFonts w:ascii="Arial"/>
                                <w:b/>
                                <w:spacing w:val="-1"/>
                                <w:sz w:val="18"/>
                              </w:rPr>
                              <w:t>Date:</w:t>
                            </w:r>
                            <w:r>
                              <w:rPr>
                                <w:rFonts w:ascii="Arial"/>
                                <w:b/>
                                <w:spacing w:val="-2"/>
                                <w:sz w:val="18"/>
                              </w:rPr>
                              <w:t xml:space="preserve"> </w:t>
                            </w:r>
                            <w:r>
                              <w:rPr>
                                <w:rFonts w:ascii="Arial"/>
                                <w:b/>
                                <w:sz w:val="18"/>
                              </w:rPr>
                              <w:t>16</w:t>
                            </w:r>
                            <w:r>
                              <w:rPr>
                                <w:rFonts w:ascii="Arial"/>
                                <w:b/>
                                <w:spacing w:val="-2"/>
                                <w:sz w:val="18"/>
                              </w:rPr>
                              <w:t xml:space="preserve"> </w:t>
                            </w:r>
                            <w:r>
                              <w:rPr>
                                <w:rFonts w:ascii="Arial"/>
                                <w:b/>
                                <w:spacing w:val="1"/>
                                <w:sz w:val="18"/>
                              </w:rPr>
                              <w:t>May</w:t>
                            </w:r>
                            <w:r>
                              <w:rPr>
                                <w:rFonts w:ascii="Arial"/>
                                <w:b/>
                                <w:spacing w:val="-7"/>
                                <w:sz w:val="18"/>
                              </w:rPr>
                              <w:t xml:space="preserve"> </w:t>
                            </w:r>
                            <w:r>
                              <w:rPr>
                                <w:rFonts w:ascii="Arial"/>
                                <w:b/>
                                <w:sz w:val="18"/>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67C53" id="_x0000_t202" coordsize="21600,21600" o:spt="202" path="m,l,21600r21600,l21600,xe">
                <v:stroke joinstyle="miter"/>
                <v:path gradientshapeok="t" o:connecttype="rect"/>
              </v:shapetype>
              <v:shape id="Text Box 18" o:spid="_x0000_s1026" type="#_x0000_t202" style="position:absolute;margin-left:0;margin-top:73.65pt;width:612pt;height:718.35pt;z-index:-60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rnrgIAAK0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" filled="f" stroked="f">
                <v:textbox inset="0,0,0,0">
                  <w:txbxContent>
                    <w:p w14:paraId="2002839A" w14:textId="77777777" w:rsidR="00CB2BB8" w:rsidRDefault="00CB2BB8">
                      <w:pPr>
                        <w:rPr>
                          <w:rFonts w:ascii="Arial" w:eastAsia="Arial" w:hAnsi="Arial" w:cs="Arial"/>
                          <w:b/>
                          <w:bCs/>
                        </w:rPr>
                      </w:pPr>
                    </w:p>
                    <w:p w14:paraId="1B7F67A4" w14:textId="77777777" w:rsidR="00CB2BB8" w:rsidRDefault="00CB2BB8">
                      <w:pPr>
                        <w:rPr>
                          <w:rFonts w:ascii="Arial" w:eastAsia="Arial" w:hAnsi="Arial" w:cs="Arial"/>
                          <w:b/>
                          <w:bCs/>
                        </w:rPr>
                      </w:pPr>
                    </w:p>
                    <w:p w14:paraId="01B7B701" w14:textId="77777777" w:rsidR="00CB2BB8" w:rsidRDefault="00CB2BB8">
                      <w:pPr>
                        <w:rPr>
                          <w:rFonts w:ascii="Arial" w:eastAsia="Arial" w:hAnsi="Arial" w:cs="Arial"/>
                          <w:b/>
                          <w:bCs/>
                        </w:rPr>
                      </w:pPr>
                    </w:p>
                    <w:p w14:paraId="7FF44C38" w14:textId="77777777" w:rsidR="00CB2BB8" w:rsidRDefault="00CB2BB8">
                      <w:pPr>
                        <w:rPr>
                          <w:rFonts w:ascii="Arial" w:eastAsia="Arial" w:hAnsi="Arial" w:cs="Arial"/>
                          <w:b/>
                          <w:bCs/>
                        </w:rPr>
                      </w:pPr>
                    </w:p>
                    <w:p w14:paraId="5A1CFCA7" w14:textId="77777777" w:rsidR="00CB2BB8" w:rsidRDefault="00CB2BB8">
                      <w:pPr>
                        <w:rPr>
                          <w:rFonts w:ascii="Arial" w:eastAsia="Arial" w:hAnsi="Arial" w:cs="Arial"/>
                          <w:b/>
                          <w:bCs/>
                        </w:rPr>
                      </w:pPr>
                    </w:p>
                    <w:p w14:paraId="25156A43" w14:textId="77777777" w:rsidR="00CB2BB8" w:rsidRDefault="00CB2BB8">
                      <w:pPr>
                        <w:rPr>
                          <w:rFonts w:ascii="Arial" w:eastAsia="Arial" w:hAnsi="Arial" w:cs="Arial"/>
                          <w:b/>
                          <w:bCs/>
                        </w:rPr>
                      </w:pPr>
                    </w:p>
                    <w:p w14:paraId="419A4CC7" w14:textId="77777777" w:rsidR="00CB2BB8" w:rsidRDefault="00CB2BB8">
                      <w:pPr>
                        <w:rPr>
                          <w:rFonts w:ascii="Arial" w:eastAsia="Arial" w:hAnsi="Arial" w:cs="Arial"/>
                          <w:b/>
                          <w:bCs/>
                        </w:rPr>
                      </w:pPr>
                    </w:p>
                    <w:p w14:paraId="57805039" w14:textId="77777777" w:rsidR="00CB2BB8" w:rsidRDefault="00CB2BB8">
                      <w:pPr>
                        <w:rPr>
                          <w:rFonts w:ascii="Arial" w:eastAsia="Arial" w:hAnsi="Arial" w:cs="Arial"/>
                          <w:b/>
                          <w:bCs/>
                        </w:rPr>
                      </w:pPr>
                    </w:p>
                    <w:p w14:paraId="7092840E" w14:textId="77777777" w:rsidR="00CB2BB8" w:rsidRDefault="00CB2BB8">
                      <w:pPr>
                        <w:rPr>
                          <w:rFonts w:ascii="Arial" w:eastAsia="Arial" w:hAnsi="Arial" w:cs="Arial"/>
                          <w:b/>
                          <w:bCs/>
                        </w:rPr>
                      </w:pPr>
                    </w:p>
                    <w:p w14:paraId="3FE0F5C3" w14:textId="77777777" w:rsidR="00CB2BB8" w:rsidRDefault="00CB2BB8">
                      <w:pPr>
                        <w:rPr>
                          <w:rFonts w:ascii="Arial" w:eastAsia="Arial" w:hAnsi="Arial" w:cs="Arial"/>
                          <w:b/>
                          <w:bCs/>
                        </w:rPr>
                      </w:pPr>
                    </w:p>
                    <w:p w14:paraId="34410A3D" w14:textId="77777777" w:rsidR="00CB2BB8" w:rsidRDefault="00CB2BB8">
                      <w:pPr>
                        <w:rPr>
                          <w:rFonts w:ascii="Arial" w:eastAsia="Arial" w:hAnsi="Arial" w:cs="Arial"/>
                          <w:b/>
                          <w:bCs/>
                        </w:rPr>
                      </w:pPr>
                    </w:p>
                    <w:p w14:paraId="3E329C2E" w14:textId="77777777" w:rsidR="00CB2BB8" w:rsidRDefault="00CB2BB8">
                      <w:pPr>
                        <w:rPr>
                          <w:rFonts w:ascii="Arial" w:eastAsia="Arial" w:hAnsi="Arial" w:cs="Arial"/>
                          <w:b/>
                          <w:bCs/>
                        </w:rPr>
                      </w:pPr>
                    </w:p>
                    <w:p w14:paraId="369E5845" w14:textId="77777777" w:rsidR="00CB2BB8" w:rsidRDefault="00CB2BB8">
                      <w:pPr>
                        <w:rPr>
                          <w:rFonts w:ascii="Arial" w:eastAsia="Arial" w:hAnsi="Arial" w:cs="Arial"/>
                          <w:b/>
                          <w:bCs/>
                        </w:rPr>
                      </w:pPr>
                    </w:p>
                    <w:p w14:paraId="73AD1472" w14:textId="77777777" w:rsidR="00CB2BB8" w:rsidRDefault="00CB2BB8">
                      <w:pPr>
                        <w:rPr>
                          <w:rFonts w:ascii="Arial" w:eastAsia="Arial" w:hAnsi="Arial" w:cs="Arial"/>
                          <w:b/>
                          <w:bCs/>
                        </w:rPr>
                      </w:pPr>
                    </w:p>
                    <w:p w14:paraId="51F66142" w14:textId="77777777" w:rsidR="00CB2BB8" w:rsidRDefault="00CB2BB8">
                      <w:pPr>
                        <w:rPr>
                          <w:rFonts w:ascii="Arial" w:eastAsia="Arial" w:hAnsi="Arial" w:cs="Arial"/>
                          <w:b/>
                          <w:bCs/>
                        </w:rPr>
                      </w:pPr>
                    </w:p>
                    <w:p w14:paraId="73FE06F3" w14:textId="77777777" w:rsidR="00CB2BB8" w:rsidRDefault="00CB2BB8">
                      <w:pPr>
                        <w:rPr>
                          <w:rFonts w:ascii="Arial" w:eastAsia="Arial" w:hAnsi="Arial" w:cs="Arial"/>
                          <w:b/>
                          <w:bCs/>
                        </w:rPr>
                      </w:pPr>
                    </w:p>
                    <w:p w14:paraId="735DA0A5" w14:textId="77777777" w:rsidR="00CB2BB8" w:rsidRDefault="00CB2BB8">
                      <w:pPr>
                        <w:rPr>
                          <w:rFonts w:ascii="Arial" w:eastAsia="Arial" w:hAnsi="Arial" w:cs="Arial"/>
                          <w:b/>
                          <w:bCs/>
                        </w:rPr>
                      </w:pPr>
                    </w:p>
                    <w:p w14:paraId="69E8CA42" w14:textId="77777777" w:rsidR="00CB2BB8" w:rsidRDefault="00CB2BB8">
                      <w:pPr>
                        <w:rPr>
                          <w:rFonts w:ascii="Arial" w:eastAsia="Arial" w:hAnsi="Arial" w:cs="Arial"/>
                          <w:b/>
                          <w:bCs/>
                        </w:rPr>
                      </w:pPr>
                    </w:p>
                    <w:p w14:paraId="22A42A9B" w14:textId="77777777" w:rsidR="00CB2BB8" w:rsidRDefault="00CB2BB8">
                      <w:pPr>
                        <w:rPr>
                          <w:rFonts w:ascii="Arial" w:eastAsia="Arial" w:hAnsi="Arial" w:cs="Arial"/>
                          <w:b/>
                          <w:bCs/>
                        </w:rPr>
                      </w:pPr>
                    </w:p>
                    <w:p w14:paraId="0F0353FA" w14:textId="77777777" w:rsidR="00CB2BB8" w:rsidRDefault="00CB2BB8">
                      <w:pPr>
                        <w:rPr>
                          <w:rFonts w:ascii="Arial" w:eastAsia="Arial" w:hAnsi="Arial" w:cs="Arial"/>
                          <w:b/>
                          <w:bCs/>
                        </w:rPr>
                      </w:pPr>
                    </w:p>
                    <w:p w14:paraId="0DB9653B" w14:textId="77777777" w:rsidR="00CB2BB8" w:rsidRDefault="00CB2BB8">
                      <w:pPr>
                        <w:rPr>
                          <w:rFonts w:ascii="Arial" w:eastAsia="Arial" w:hAnsi="Arial" w:cs="Arial"/>
                          <w:b/>
                          <w:bCs/>
                        </w:rPr>
                      </w:pPr>
                    </w:p>
                    <w:p w14:paraId="1C6D3FE2" w14:textId="77777777" w:rsidR="00CB2BB8" w:rsidRDefault="00CB2BB8">
                      <w:pPr>
                        <w:rPr>
                          <w:rFonts w:ascii="Arial" w:eastAsia="Arial" w:hAnsi="Arial" w:cs="Arial"/>
                          <w:b/>
                          <w:bCs/>
                        </w:rPr>
                      </w:pPr>
                    </w:p>
                    <w:p w14:paraId="26388477" w14:textId="77777777" w:rsidR="00CB2BB8" w:rsidRDefault="00CB2BB8">
                      <w:pPr>
                        <w:rPr>
                          <w:rFonts w:ascii="Arial" w:eastAsia="Arial" w:hAnsi="Arial" w:cs="Arial"/>
                          <w:b/>
                          <w:bCs/>
                        </w:rPr>
                      </w:pPr>
                    </w:p>
                    <w:p w14:paraId="613E8805" w14:textId="77777777" w:rsidR="00CB2BB8" w:rsidRDefault="00CB2BB8">
                      <w:pPr>
                        <w:rPr>
                          <w:rFonts w:ascii="Arial" w:eastAsia="Arial" w:hAnsi="Arial" w:cs="Arial"/>
                          <w:b/>
                          <w:bCs/>
                        </w:rPr>
                      </w:pPr>
                    </w:p>
                    <w:p w14:paraId="36F509E6" w14:textId="77777777" w:rsidR="00CB2BB8" w:rsidRDefault="00CB2BB8">
                      <w:pPr>
                        <w:rPr>
                          <w:rFonts w:ascii="Arial" w:eastAsia="Arial" w:hAnsi="Arial" w:cs="Arial"/>
                          <w:b/>
                          <w:bCs/>
                        </w:rPr>
                      </w:pPr>
                    </w:p>
                    <w:p w14:paraId="71898D79" w14:textId="77777777" w:rsidR="00CB2BB8" w:rsidRDefault="00CB2BB8">
                      <w:pPr>
                        <w:rPr>
                          <w:rFonts w:ascii="Arial" w:eastAsia="Arial" w:hAnsi="Arial" w:cs="Arial"/>
                          <w:b/>
                          <w:bCs/>
                        </w:rPr>
                      </w:pPr>
                    </w:p>
                    <w:p w14:paraId="450561C1" w14:textId="77777777" w:rsidR="00CB2BB8" w:rsidRDefault="00CB2BB8">
                      <w:pPr>
                        <w:rPr>
                          <w:rFonts w:ascii="Arial" w:eastAsia="Arial" w:hAnsi="Arial" w:cs="Arial"/>
                          <w:b/>
                          <w:bCs/>
                        </w:rPr>
                      </w:pPr>
                    </w:p>
                    <w:p w14:paraId="7A83FA42" w14:textId="77777777" w:rsidR="00CB2BB8" w:rsidRDefault="00CB2BB8">
                      <w:pPr>
                        <w:rPr>
                          <w:rFonts w:ascii="Arial" w:eastAsia="Arial" w:hAnsi="Arial" w:cs="Arial"/>
                          <w:b/>
                          <w:bCs/>
                        </w:rPr>
                      </w:pPr>
                    </w:p>
                    <w:p w14:paraId="3424AB51" w14:textId="77777777" w:rsidR="00CB2BB8" w:rsidRDefault="00CB2BB8">
                      <w:pPr>
                        <w:rPr>
                          <w:rFonts w:ascii="Arial" w:eastAsia="Arial" w:hAnsi="Arial" w:cs="Arial"/>
                          <w:b/>
                          <w:bCs/>
                        </w:rPr>
                      </w:pPr>
                    </w:p>
                    <w:p w14:paraId="7DCD0748" w14:textId="77777777" w:rsidR="00CB2BB8" w:rsidRDefault="00CB2BB8">
                      <w:pPr>
                        <w:rPr>
                          <w:rFonts w:ascii="Arial" w:eastAsia="Arial" w:hAnsi="Arial" w:cs="Arial"/>
                          <w:b/>
                          <w:bCs/>
                        </w:rPr>
                      </w:pPr>
                    </w:p>
                    <w:p w14:paraId="3D9D5296" w14:textId="77777777" w:rsidR="00CB2BB8" w:rsidRDefault="00CB2BB8">
                      <w:pPr>
                        <w:rPr>
                          <w:rFonts w:ascii="Arial" w:eastAsia="Arial" w:hAnsi="Arial" w:cs="Arial"/>
                          <w:b/>
                          <w:bCs/>
                        </w:rPr>
                      </w:pPr>
                    </w:p>
                    <w:p w14:paraId="57762107" w14:textId="77777777" w:rsidR="00CB2BB8" w:rsidRDefault="00CB2BB8">
                      <w:pPr>
                        <w:rPr>
                          <w:rFonts w:ascii="Arial" w:eastAsia="Arial" w:hAnsi="Arial" w:cs="Arial"/>
                          <w:b/>
                          <w:bCs/>
                        </w:rPr>
                      </w:pPr>
                    </w:p>
                    <w:p w14:paraId="69DDEFE5" w14:textId="77777777" w:rsidR="00CB2BB8" w:rsidRDefault="00CB2BB8">
                      <w:pPr>
                        <w:rPr>
                          <w:rFonts w:ascii="Arial" w:eastAsia="Arial" w:hAnsi="Arial" w:cs="Arial"/>
                          <w:b/>
                          <w:bCs/>
                        </w:rPr>
                      </w:pPr>
                    </w:p>
                    <w:p w14:paraId="024902AE" w14:textId="77777777" w:rsidR="00CB2BB8" w:rsidRDefault="00CB2BB8">
                      <w:pPr>
                        <w:rPr>
                          <w:rFonts w:ascii="Arial" w:eastAsia="Arial" w:hAnsi="Arial" w:cs="Arial"/>
                          <w:b/>
                          <w:bCs/>
                        </w:rPr>
                      </w:pPr>
                    </w:p>
                    <w:p w14:paraId="45F8828F" w14:textId="77777777" w:rsidR="00CB2BB8" w:rsidRDefault="00CB2BB8">
                      <w:pPr>
                        <w:rPr>
                          <w:rFonts w:ascii="Arial" w:eastAsia="Arial" w:hAnsi="Arial" w:cs="Arial"/>
                          <w:b/>
                          <w:bCs/>
                        </w:rPr>
                      </w:pPr>
                    </w:p>
                    <w:p w14:paraId="69B58E60" w14:textId="77777777" w:rsidR="00CB2BB8" w:rsidRDefault="00CB2BB8">
                      <w:pPr>
                        <w:rPr>
                          <w:rFonts w:ascii="Arial" w:eastAsia="Arial" w:hAnsi="Arial" w:cs="Arial"/>
                          <w:b/>
                          <w:bCs/>
                        </w:rPr>
                      </w:pPr>
                    </w:p>
                    <w:p w14:paraId="7523F554" w14:textId="77777777" w:rsidR="00CB2BB8" w:rsidRDefault="00CB2BB8">
                      <w:pPr>
                        <w:rPr>
                          <w:rFonts w:ascii="Arial" w:eastAsia="Arial" w:hAnsi="Arial" w:cs="Arial"/>
                          <w:b/>
                          <w:bCs/>
                        </w:rPr>
                      </w:pPr>
                    </w:p>
                    <w:p w14:paraId="7F878C66" w14:textId="77777777" w:rsidR="00CB2BB8" w:rsidRDefault="00CB2BB8">
                      <w:pPr>
                        <w:rPr>
                          <w:rFonts w:ascii="Arial" w:eastAsia="Arial" w:hAnsi="Arial" w:cs="Arial"/>
                          <w:b/>
                          <w:bCs/>
                        </w:rPr>
                      </w:pPr>
                    </w:p>
                    <w:p w14:paraId="0E22330C" w14:textId="77777777" w:rsidR="00CB2BB8" w:rsidRDefault="00CB2BB8">
                      <w:pPr>
                        <w:rPr>
                          <w:rFonts w:ascii="Arial" w:eastAsia="Arial" w:hAnsi="Arial" w:cs="Arial"/>
                          <w:b/>
                          <w:bCs/>
                        </w:rPr>
                      </w:pPr>
                    </w:p>
                    <w:p w14:paraId="510D0EED" w14:textId="77777777" w:rsidR="00CB2BB8" w:rsidRDefault="00CB2BB8">
                      <w:pPr>
                        <w:rPr>
                          <w:rFonts w:ascii="Arial" w:eastAsia="Arial" w:hAnsi="Arial" w:cs="Arial"/>
                          <w:b/>
                          <w:bCs/>
                        </w:rPr>
                      </w:pPr>
                    </w:p>
                    <w:p w14:paraId="7D028372" w14:textId="77777777" w:rsidR="00CB2BB8" w:rsidRDefault="00CB2BB8">
                      <w:pPr>
                        <w:rPr>
                          <w:rFonts w:ascii="Arial" w:eastAsia="Arial" w:hAnsi="Arial" w:cs="Arial"/>
                          <w:b/>
                          <w:bCs/>
                        </w:rPr>
                      </w:pPr>
                    </w:p>
                    <w:p w14:paraId="64799516" w14:textId="77777777" w:rsidR="00CB2BB8" w:rsidRDefault="00CB2BB8">
                      <w:pPr>
                        <w:rPr>
                          <w:rFonts w:ascii="Arial" w:eastAsia="Arial" w:hAnsi="Arial" w:cs="Arial"/>
                          <w:b/>
                          <w:bCs/>
                        </w:rPr>
                      </w:pPr>
                    </w:p>
                    <w:p w14:paraId="275963C1" w14:textId="77777777" w:rsidR="00CB2BB8" w:rsidRDefault="00CB2BB8">
                      <w:pPr>
                        <w:rPr>
                          <w:rFonts w:ascii="Arial" w:eastAsia="Arial" w:hAnsi="Arial" w:cs="Arial"/>
                          <w:b/>
                          <w:bCs/>
                        </w:rPr>
                      </w:pPr>
                    </w:p>
                    <w:p w14:paraId="2B54B922" w14:textId="77777777" w:rsidR="00CB2BB8" w:rsidRDefault="00CB2BB8">
                      <w:pPr>
                        <w:rPr>
                          <w:rFonts w:ascii="Arial" w:eastAsia="Arial" w:hAnsi="Arial" w:cs="Arial"/>
                          <w:b/>
                          <w:bCs/>
                        </w:rPr>
                      </w:pPr>
                    </w:p>
                    <w:p w14:paraId="6C4F14E8" w14:textId="77777777" w:rsidR="00CB2BB8" w:rsidRDefault="00CB2BB8">
                      <w:pPr>
                        <w:rPr>
                          <w:rFonts w:ascii="Arial" w:eastAsia="Arial" w:hAnsi="Arial" w:cs="Arial"/>
                          <w:b/>
                          <w:bCs/>
                        </w:rPr>
                      </w:pPr>
                    </w:p>
                    <w:p w14:paraId="30E1F408" w14:textId="77777777" w:rsidR="00CB2BB8" w:rsidRDefault="00CB2BB8">
                      <w:pPr>
                        <w:rPr>
                          <w:rFonts w:ascii="Arial" w:eastAsia="Arial" w:hAnsi="Arial" w:cs="Arial"/>
                          <w:b/>
                          <w:bCs/>
                        </w:rPr>
                      </w:pPr>
                    </w:p>
                    <w:p w14:paraId="675B922C" w14:textId="77777777" w:rsidR="00CB2BB8" w:rsidRDefault="00CB2BB8">
                      <w:pPr>
                        <w:rPr>
                          <w:rFonts w:ascii="Arial" w:eastAsia="Arial" w:hAnsi="Arial" w:cs="Arial"/>
                          <w:b/>
                          <w:bCs/>
                        </w:rPr>
                      </w:pPr>
                    </w:p>
                    <w:p w14:paraId="3F0395D3" w14:textId="77777777" w:rsidR="00CB2BB8" w:rsidRDefault="00CB2BB8">
                      <w:pPr>
                        <w:rPr>
                          <w:rFonts w:ascii="Arial" w:eastAsia="Arial" w:hAnsi="Arial" w:cs="Arial"/>
                          <w:b/>
                          <w:bCs/>
                        </w:rPr>
                      </w:pPr>
                    </w:p>
                    <w:p w14:paraId="07979274" w14:textId="77777777" w:rsidR="00CB2BB8" w:rsidRDefault="00CB2BB8">
                      <w:pPr>
                        <w:rPr>
                          <w:rFonts w:ascii="Arial" w:eastAsia="Arial" w:hAnsi="Arial" w:cs="Arial"/>
                          <w:b/>
                          <w:bCs/>
                        </w:rPr>
                      </w:pPr>
                    </w:p>
                    <w:p w14:paraId="5CDA149A" w14:textId="77777777" w:rsidR="00CB2BB8" w:rsidRDefault="00CB2BB8">
                      <w:pPr>
                        <w:rPr>
                          <w:rFonts w:ascii="Arial" w:eastAsia="Arial" w:hAnsi="Arial" w:cs="Arial"/>
                          <w:b/>
                          <w:bCs/>
                        </w:rPr>
                      </w:pPr>
                    </w:p>
                    <w:p w14:paraId="35553515" w14:textId="77777777" w:rsidR="00CB2BB8" w:rsidRDefault="00CB2BB8">
                      <w:pPr>
                        <w:rPr>
                          <w:rFonts w:ascii="Arial" w:eastAsia="Arial" w:hAnsi="Arial" w:cs="Arial"/>
                          <w:b/>
                          <w:bCs/>
                        </w:rPr>
                      </w:pPr>
                    </w:p>
                    <w:p w14:paraId="20E23801" w14:textId="77777777" w:rsidR="00CB2BB8" w:rsidRDefault="00CB2BB8">
                      <w:pPr>
                        <w:spacing w:before="3"/>
                        <w:rPr>
                          <w:rFonts w:ascii="Arial" w:eastAsia="Arial" w:hAnsi="Arial" w:cs="Arial"/>
                          <w:b/>
                          <w:bCs/>
                          <w:sz w:val="24"/>
                          <w:szCs w:val="24"/>
                        </w:rPr>
                      </w:pPr>
                    </w:p>
                    <w:p w14:paraId="218B3BE2" w14:textId="77777777" w:rsidR="00CB2BB8" w:rsidRDefault="00CB2BB8">
                      <w:pPr>
                        <w:tabs>
                          <w:tab w:val="left" w:pos="9195"/>
                        </w:tabs>
                        <w:ind w:left="1642"/>
                        <w:rPr>
                          <w:rFonts w:ascii="Arial" w:eastAsia="Arial" w:hAnsi="Arial" w:cs="Arial"/>
                          <w:sz w:val="18"/>
                          <w:szCs w:val="18"/>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6"/>
                        </w:rPr>
                        <w:t xml:space="preserve"> </w:t>
                      </w:r>
                      <w:r>
                        <w:rPr>
                          <w:rFonts w:ascii="Arial"/>
                          <w:b/>
                          <w:color w:val="FF0000"/>
                          <w:spacing w:val="-4"/>
                        </w:rPr>
                        <w:t>CONFIDENTIAL</w:t>
                      </w:r>
                      <w:r>
                        <w:rPr>
                          <w:rFonts w:ascii="Arial"/>
                          <w:b/>
                          <w:color w:val="FF0000"/>
                          <w:spacing w:val="1"/>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r>
                        <w:rPr>
                          <w:rFonts w:ascii="Arial"/>
                          <w:b/>
                          <w:color w:val="FF0000"/>
                          <w:spacing w:val="-3"/>
                        </w:rPr>
                        <w:tab/>
                      </w:r>
                      <w:r>
                        <w:rPr>
                          <w:rFonts w:ascii="Arial"/>
                          <w:b/>
                          <w:spacing w:val="-1"/>
                          <w:sz w:val="18"/>
                        </w:rPr>
                        <w:t>Date:</w:t>
                      </w:r>
                      <w:r>
                        <w:rPr>
                          <w:rFonts w:ascii="Arial"/>
                          <w:b/>
                          <w:spacing w:val="-2"/>
                          <w:sz w:val="18"/>
                        </w:rPr>
                        <w:t xml:space="preserve"> </w:t>
                      </w:r>
                      <w:r>
                        <w:rPr>
                          <w:rFonts w:ascii="Arial"/>
                          <w:b/>
                          <w:sz w:val="18"/>
                        </w:rPr>
                        <w:t>16</w:t>
                      </w:r>
                      <w:r>
                        <w:rPr>
                          <w:rFonts w:ascii="Arial"/>
                          <w:b/>
                          <w:spacing w:val="-2"/>
                          <w:sz w:val="18"/>
                        </w:rPr>
                        <w:t xml:space="preserve"> </w:t>
                      </w:r>
                      <w:r>
                        <w:rPr>
                          <w:rFonts w:ascii="Arial"/>
                          <w:b/>
                          <w:spacing w:val="1"/>
                          <w:sz w:val="18"/>
                        </w:rPr>
                        <w:t>May</w:t>
                      </w:r>
                      <w:r>
                        <w:rPr>
                          <w:rFonts w:ascii="Arial"/>
                          <w:b/>
                          <w:spacing w:val="-7"/>
                          <w:sz w:val="18"/>
                        </w:rPr>
                        <w:t xml:space="preserve"> </w:t>
                      </w:r>
                      <w:r>
                        <w:rPr>
                          <w:rFonts w:ascii="Arial"/>
                          <w:b/>
                          <w:sz w:val="18"/>
                        </w:rPr>
                        <w:t>2013</w:t>
                      </w:r>
                    </w:p>
                  </w:txbxContent>
                </v:textbox>
                <w10:wrap anchorx="page" anchory="page"/>
              </v:shape>
            </w:pict>
          </mc:Fallback>
        </mc:AlternateContent>
      </w:r>
      <w:r>
        <w:rPr>
          <w:noProof/>
        </w:rPr>
        <mc:AlternateContent>
          <mc:Choice Requires="wpg">
            <w:drawing>
              <wp:anchor distT="0" distB="0" distL="114300" distR="114300" simplePos="0" relativeHeight="503255888" behindDoc="1" locked="0" layoutInCell="1" allowOverlap="1" wp14:anchorId="4B6FE831" wp14:editId="7352A844">
                <wp:simplePos x="0" y="0"/>
                <wp:positionH relativeFrom="page">
                  <wp:posOffset>0</wp:posOffset>
                </wp:positionH>
                <wp:positionV relativeFrom="page">
                  <wp:posOffset>680085</wp:posOffset>
                </wp:positionV>
                <wp:extent cx="7772400" cy="9378315"/>
                <wp:effectExtent l="0" t="3810" r="0" b="0"/>
                <wp:wrapNone/>
                <wp:docPr id="10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378315"/>
                          <a:chOff x="0" y="1071"/>
                          <a:chExt cx="12240" cy="14769"/>
                        </a:xfrm>
                      </wpg:grpSpPr>
                      <pic:pic xmlns:pic="http://schemas.openxmlformats.org/drawingml/2006/picture">
                        <pic:nvPicPr>
                          <pic:cNvPr id="103"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1473"/>
                            <a:ext cx="12240" cy="14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009" y="1071"/>
                            <a:ext cx="2850"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60066F" id="Group 15" o:spid="_x0000_s1026" style="position:absolute;margin-left:0;margin-top:53.55pt;width:612pt;height:738.45pt;z-index:-60592;mso-position-horizontal-relative:page;mso-position-vertical-relative:page" coordorigin=",1071" coordsize="12240,147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0bq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Qtg0yW6jhXLMq/U0ASUE1Rk1yMfdDSfQYH5mq8usSTqdgVfdfm/XigDVL7R&#10;UEmqQx/xbj6Lyax5pGlfl3b17/4VGH8wEcN7A5/woA0ptcXPypznjd/hUDa1MT1UfhVUggfLuUdM&#10;DnNKpAHf8KAOi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10;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CM&#10;0AYoooAhlsIZh80a/UDmozYNEP3U0iex+b+dWqKAKm66i/55yj/vk/4Ufa5k+/DJ/wABIbNW6KAK&#10;Y1eMD5xJH7uhWl/tm3J/1y1bNN2Z6qv5UAQ/2rbf89o/zpr6vbj/AJbKfoc1P5K/3V/KlRNnp+Ao&#10;ArHVkI+SOaT/AHVpBc3Ey/LD5fvIf6CrlFAFT7JLKf3kzY7qoxUtvaR233FA9c9amooAM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CgAAAAAAAAAhAAIuPjrh&#10;FAAA4RQAABUAAABkcnMvbWVkaWEvaW1hZ2UyLmpwZWf/2P/gABBKRklGAAEBAQBgAGAAAP/bAEMA&#10;AwICAwICAwMDAwQDAwQFCAUFBAQFCgcHBggMCgwMCwoLCw0OEhANDhEOCwsQFhARExQVFRUMDxcY&#10;FhQYEhQVFP/bAEMBAwQEBQQFCQUFCRQNCw0UFBQUFBQUFBQUFBQUFBQUFBQUFBQUFBQUFBQUFBQU&#10;FBQUFBQUFBQUFBQUFBQUFBQUFP/AABEIADUBC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1473;width:12240;height:14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">
                  <v:imagedata r:id="rId13" o:title=""/>
                </v:shape>
                <v:shape id="Picture 16" o:spid="_x0000_s1028" type="#_x0000_t75" style="position:absolute;left:8009;top:1071;width:2850;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">
                  <v:imagedata r:id="rId14" o:title=""/>
                </v:shape>
                <w10:wrap anchorx="page" anchory="page"/>
              </v:group>
            </w:pict>
          </mc:Fallback>
        </mc:AlternateContent>
      </w:r>
    </w:p>
    <w:p w14:paraId="5BFDC7DB" w14:textId="77777777" w:rsidR="005A76DC" w:rsidRDefault="005A76DC">
      <w:pPr>
        <w:rPr>
          <w:rFonts w:ascii="Times New Roman" w:eastAsia="Times New Roman" w:hAnsi="Times New Roman" w:cs="Times New Roman"/>
          <w:sz w:val="20"/>
          <w:szCs w:val="20"/>
        </w:rPr>
      </w:pPr>
    </w:p>
    <w:p w14:paraId="31E90B27" w14:textId="77777777" w:rsidR="005A76DC" w:rsidRDefault="005A76DC">
      <w:pPr>
        <w:rPr>
          <w:rFonts w:ascii="Times New Roman" w:eastAsia="Times New Roman" w:hAnsi="Times New Roman" w:cs="Times New Roman"/>
          <w:sz w:val="20"/>
          <w:szCs w:val="20"/>
        </w:rPr>
      </w:pPr>
    </w:p>
    <w:p w14:paraId="545DB4E7" w14:textId="77777777" w:rsidR="005A76DC" w:rsidRDefault="005A76DC">
      <w:pPr>
        <w:rPr>
          <w:rFonts w:ascii="Times New Roman" w:eastAsia="Times New Roman" w:hAnsi="Times New Roman" w:cs="Times New Roman"/>
          <w:sz w:val="20"/>
          <w:szCs w:val="20"/>
        </w:rPr>
      </w:pPr>
    </w:p>
    <w:p w14:paraId="29F1E4AD" w14:textId="77777777" w:rsidR="005A76DC" w:rsidRDefault="005A76DC">
      <w:pPr>
        <w:rPr>
          <w:rFonts w:ascii="Times New Roman" w:eastAsia="Times New Roman" w:hAnsi="Times New Roman" w:cs="Times New Roman"/>
          <w:sz w:val="20"/>
          <w:szCs w:val="20"/>
        </w:rPr>
      </w:pPr>
    </w:p>
    <w:p w14:paraId="3FDE83C2" w14:textId="77777777" w:rsidR="005A76DC" w:rsidRDefault="005A76DC">
      <w:pPr>
        <w:rPr>
          <w:rFonts w:ascii="Times New Roman" w:eastAsia="Times New Roman" w:hAnsi="Times New Roman" w:cs="Times New Roman"/>
          <w:sz w:val="20"/>
          <w:szCs w:val="20"/>
        </w:rPr>
      </w:pPr>
    </w:p>
    <w:p w14:paraId="56718B2F" w14:textId="77777777" w:rsidR="005A76DC" w:rsidRDefault="005A76DC">
      <w:pPr>
        <w:rPr>
          <w:rFonts w:ascii="Times New Roman" w:eastAsia="Times New Roman" w:hAnsi="Times New Roman" w:cs="Times New Roman"/>
          <w:sz w:val="20"/>
          <w:szCs w:val="20"/>
        </w:rPr>
      </w:pPr>
    </w:p>
    <w:p w14:paraId="5CF55E84" w14:textId="77777777" w:rsidR="005A76DC" w:rsidRDefault="005A76DC">
      <w:pPr>
        <w:rPr>
          <w:rFonts w:ascii="Times New Roman" w:eastAsia="Times New Roman" w:hAnsi="Times New Roman" w:cs="Times New Roman"/>
          <w:sz w:val="20"/>
          <w:szCs w:val="20"/>
        </w:rPr>
      </w:pPr>
    </w:p>
    <w:p w14:paraId="4C37E2FE" w14:textId="77777777" w:rsidR="005A76DC" w:rsidRDefault="005A76DC">
      <w:pPr>
        <w:rPr>
          <w:rFonts w:ascii="Times New Roman" w:eastAsia="Times New Roman" w:hAnsi="Times New Roman" w:cs="Times New Roman"/>
          <w:sz w:val="20"/>
          <w:szCs w:val="20"/>
        </w:rPr>
      </w:pPr>
    </w:p>
    <w:p w14:paraId="170BF97A" w14:textId="77777777" w:rsidR="005A76DC" w:rsidRDefault="005A76DC">
      <w:pPr>
        <w:rPr>
          <w:rFonts w:ascii="Times New Roman" w:eastAsia="Times New Roman" w:hAnsi="Times New Roman" w:cs="Times New Roman"/>
          <w:sz w:val="20"/>
          <w:szCs w:val="20"/>
        </w:rPr>
      </w:pPr>
    </w:p>
    <w:p w14:paraId="416E7092" w14:textId="77777777" w:rsidR="005A76DC" w:rsidRDefault="005A76DC">
      <w:pPr>
        <w:rPr>
          <w:rFonts w:ascii="Times New Roman" w:eastAsia="Times New Roman" w:hAnsi="Times New Roman" w:cs="Times New Roman"/>
          <w:sz w:val="20"/>
          <w:szCs w:val="20"/>
        </w:rPr>
      </w:pPr>
    </w:p>
    <w:p w14:paraId="44E1742B" w14:textId="77777777" w:rsidR="005A76DC" w:rsidRDefault="005A76DC">
      <w:pPr>
        <w:rPr>
          <w:rFonts w:ascii="Times New Roman" w:eastAsia="Times New Roman" w:hAnsi="Times New Roman" w:cs="Times New Roman"/>
          <w:sz w:val="20"/>
          <w:szCs w:val="20"/>
        </w:rPr>
      </w:pPr>
    </w:p>
    <w:p w14:paraId="18327B60" w14:textId="77777777" w:rsidR="005A76DC" w:rsidRDefault="005A76DC">
      <w:pPr>
        <w:spacing w:before="9"/>
        <w:rPr>
          <w:rFonts w:ascii="Times New Roman" w:eastAsia="Times New Roman" w:hAnsi="Times New Roman" w:cs="Times New Roman"/>
          <w:sz w:val="17"/>
          <w:szCs w:val="17"/>
        </w:rPr>
      </w:pPr>
    </w:p>
    <w:p w14:paraId="63B3DEF9" w14:textId="6F40C3E5" w:rsidR="005A76DC" w:rsidRDefault="00E367D3">
      <w:pPr>
        <w:spacing w:before="23"/>
        <w:ind w:right="120"/>
        <w:jc w:val="right"/>
        <w:rPr>
          <w:rFonts w:ascii="Arial" w:eastAsia="Arial" w:hAnsi="Arial" w:cs="Arial"/>
          <w:sz w:val="60"/>
          <w:szCs w:val="60"/>
        </w:rPr>
      </w:pPr>
      <w:r>
        <w:rPr>
          <w:rFonts w:ascii="Arial"/>
          <w:sz w:val="60"/>
        </w:rPr>
        <w:t xml:space="preserve">Wind </w:t>
      </w:r>
      <w:r>
        <w:rPr>
          <w:rFonts w:ascii="Arial"/>
          <w:spacing w:val="-1"/>
          <w:sz w:val="60"/>
        </w:rPr>
        <w:t>River</w:t>
      </w:r>
      <w:r>
        <w:rPr>
          <w:rFonts w:ascii="Arial"/>
          <w:spacing w:val="-2"/>
          <w:sz w:val="60"/>
        </w:rPr>
        <w:t xml:space="preserve"> </w:t>
      </w:r>
      <w:r w:rsidR="0008200A">
        <w:rPr>
          <w:rFonts w:ascii="Arial"/>
          <w:sz w:val="60"/>
        </w:rPr>
        <w:t>VxWorks</w:t>
      </w:r>
    </w:p>
    <w:p w14:paraId="7D2D06DF" w14:textId="77777777" w:rsidR="008372A4" w:rsidRDefault="008372A4" w:rsidP="008372A4">
      <w:pPr>
        <w:rPr>
          <w:rFonts w:ascii="Times New Roman" w:eastAsia="Times New Roman" w:hAnsi="Times New Roman" w:cs="Times New Roman"/>
          <w:sz w:val="20"/>
          <w:szCs w:val="20"/>
        </w:rPr>
      </w:pPr>
    </w:p>
    <w:p w14:paraId="436D8BF4" w14:textId="77777777" w:rsidR="008372A4" w:rsidRDefault="008372A4" w:rsidP="008372A4">
      <w:pPr>
        <w:rPr>
          <w:rFonts w:ascii="Times New Roman" w:eastAsia="Times New Roman" w:hAnsi="Times New Roman" w:cs="Times New Roman"/>
          <w:sz w:val="20"/>
          <w:szCs w:val="20"/>
        </w:rPr>
      </w:pPr>
    </w:p>
    <w:p w14:paraId="5C9EDBB1" w14:textId="77777777" w:rsidR="008372A4" w:rsidRDefault="008372A4" w:rsidP="008372A4">
      <w:pPr>
        <w:rPr>
          <w:rFonts w:ascii="Times New Roman" w:eastAsia="Times New Roman" w:hAnsi="Times New Roman" w:cs="Times New Roman"/>
          <w:sz w:val="20"/>
          <w:szCs w:val="20"/>
        </w:rPr>
      </w:pPr>
    </w:p>
    <w:p w14:paraId="21373DB2" w14:textId="77777777" w:rsidR="008372A4" w:rsidRDefault="008372A4" w:rsidP="008372A4">
      <w:pPr>
        <w:rPr>
          <w:rFonts w:ascii="Times New Roman" w:eastAsia="Times New Roman" w:hAnsi="Times New Roman" w:cs="Times New Roman"/>
          <w:sz w:val="20"/>
          <w:szCs w:val="20"/>
        </w:rPr>
      </w:pPr>
    </w:p>
    <w:p w14:paraId="5F469D38" w14:textId="330A5917" w:rsidR="008372A4" w:rsidRDefault="008372A4" w:rsidP="008372A4">
      <w:pPr>
        <w:rPr>
          <w:rFonts w:ascii="Times New Roman" w:eastAsia="Times New Roman" w:hAnsi="Times New Roman" w:cs="Times New Roman"/>
          <w:sz w:val="20"/>
          <w:szCs w:val="20"/>
        </w:rPr>
      </w:pPr>
    </w:p>
    <w:p w14:paraId="2F08A8D7" w14:textId="7A41FFA4" w:rsidR="008372A4" w:rsidRDefault="008372A4" w:rsidP="008372A4">
      <w:pPr>
        <w:rPr>
          <w:rFonts w:ascii="Times New Roman" w:eastAsia="Times New Roman" w:hAnsi="Times New Roman" w:cs="Times New Roman"/>
          <w:sz w:val="20"/>
          <w:szCs w:val="20"/>
        </w:rPr>
      </w:pPr>
    </w:p>
    <w:p w14:paraId="50F937FB" w14:textId="03E56656" w:rsidR="008372A4" w:rsidRDefault="008372A4" w:rsidP="008372A4">
      <w:pPr>
        <w:rPr>
          <w:rFonts w:ascii="Times New Roman" w:eastAsia="Times New Roman" w:hAnsi="Times New Roman" w:cs="Times New Roman"/>
          <w:sz w:val="20"/>
          <w:szCs w:val="20"/>
        </w:rPr>
      </w:pPr>
    </w:p>
    <w:p w14:paraId="1293B608" w14:textId="47BAFAA4" w:rsidR="008372A4" w:rsidRDefault="008372A4" w:rsidP="008372A4">
      <w:pPr>
        <w:rPr>
          <w:rFonts w:ascii="Times New Roman" w:eastAsia="Times New Roman" w:hAnsi="Times New Roman" w:cs="Times New Roman"/>
          <w:sz w:val="20"/>
          <w:szCs w:val="20"/>
        </w:rPr>
      </w:pPr>
    </w:p>
    <w:p w14:paraId="6B2E4615" w14:textId="69439208" w:rsidR="008372A4" w:rsidRDefault="008372A4" w:rsidP="008372A4">
      <w:pPr>
        <w:rPr>
          <w:rFonts w:ascii="Times New Roman" w:eastAsia="Times New Roman" w:hAnsi="Times New Roman" w:cs="Times New Roman"/>
          <w:sz w:val="20"/>
          <w:szCs w:val="20"/>
        </w:rPr>
      </w:pPr>
    </w:p>
    <w:p w14:paraId="6046273A" w14:textId="7E5BD29A" w:rsidR="008372A4" w:rsidRDefault="008372A4" w:rsidP="008372A4">
      <w:pPr>
        <w:rPr>
          <w:rFonts w:ascii="Times New Roman" w:eastAsia="Times New Roman" w:hAnsi="Times New Roman" w:cs="Times New Roman"/>
          <w:sz w:val="20"/>
          <w:szCs w:val="20"/>
        </w:rPr>
      </w:pPr>
    </w:p>
    <w:p w14:paraId="23AB6BC9" w14:textId="0252D205" w:rsidR="008372A4" w:rsidRDefault="008372A4" w:rsidP="008372A4">
      <w:pPr>
        <w:rPr>
          <w:rFonts w:ascii="Times New Roman" w:eastAsia="Times New Roman" w:hAnsi="Times New Roman" w:cs="Times New Roman"/>
          <w:sz w:val="20"/>
          <w:szCs w:val="20"/>
        </w:rPr>
      </w:pPr>
    </w:p>
    <w:p w14:paraId="3E4FAEAE" w14:textId="11ED3124" w:rsidR="008372A4" w:rsidRDefault="008372A4" w:rsidP="008372A4">
      <w:pPr>
        <w:rPr>
          <w:rFonts w:ascii="Times New Roman" w:eastAsia="Times New Roman" w:hAnsi="Times New Roman" w:cs="Times New Roman"/>
          <w:sz w:val="20"/>
          <w:szCs w:val="20"/>
        </w:rPr>
      </w:pPr>
    </w:p>
    <w:p w14:paraId="5382FA15" w14:textId="77777777" w:rsidR="008372A4" w:rsidRDefault="008372A4" w:rsidP="008372A4">
      <w:pPr>
        <w:rPr>
          <w:rFonts w:ascii="Times New Roman" w:eastAsia="Times New Roman" w:hAnsi="Times New Roman" w:cs="Times New Roman"/>
          <w:sz w:val="20"/>
          <w:szCs w:val="20"/>
        </w:rPr>
      </w:pPr>
    </w:p>
    <w:p w14:paraId="65812353" w14:textId="62C0E6D2" w:rsidR="005A76DC" w:rsidRDefault="00E367D3">
      <w:pPr>
        <w:spacing w:before="477"/>
        <w:ind w:right="118"/>
        <w:jc w:val="right"/>
        <w:rPr>
          <w:rFonts w:ascii="Arial"/>
          <w:spacing w:val="-1"/>
          <w:sz w:val="36"/>
        </w:rPr>
      </w:pPr>
      <w:r>
        <w:rPr>
          <w:rFonts w:ascii="Arial"/>
          <w:sz w:val="36"/>
        </w:rPr>
        <w:t xml:space="preserve">SOFTWARE </w:t>
      </w:r>
      <w:r>
        <w:rPr>
          <w:rFonts w:ascii="Arial"/>
          <w:spacing w:val="-1"/>
          <w:sz w:val="36"/>
        </w:rPr>
        <w:t>DEVELOPMENT</w:t>
      </w:r>
      <w:r>
        <w:rPr>
          <w:rFonts w:ascii="Arial"/>
          <w:spacing w:val="3"/>
          <w:sz w:val="36"/>
        </w:rPr>
        <w:t xml:space="preserve"> </w:t>
      </w:r>
      <w:r>
        <w:rPr>
          <w:rFonts w:ascii="Arial"/>
          <w:sz w:val="36"/>
        </w:rPr>
        <w:t>PROCESS</w:t>
      </w:r>
      <w:r>
        <w:rPr>
          <w:rFonts w:ascii="Arial"/>
          <w:spacing w:val="-2"/>
          <w:sz w:val="36"/>
        </w:rPr>
        <w:t xml:space="preserve"> </w:t>
      </w:r>
      <w:r>
        <w:rPr>
          <w:rFonts w:ascii="Arial"/>
          <w:spacing w:val="-1"/>
          <w:sz w:val="36"/>
        </w:rPr>
        <w:t>OVERVIEW</w:t>
      </w:r>
    </w:p>
    <w:p w14:paraId="1ECA7EEF" w14:textId="77777777" w:rsidR="008372A4" w:rsidRDefault="008372A4" w:rsidP="008372A4">
      <w:pPr>
        <w:rPr>
          <w:rFonts w:ascii="Times New Roman" w:eastAsia="Times New Roman" w:hAnsi="Times New Roman" w:cs="Times New Roman"/>
          <w:sz w:val="20"/>
          <w:szCs w:val="20"/>
        </w:rPr>
      </w:pPr>
    </w:p>
    <w:p w14:paraId="59745CBB" w14:textId="77777777" w:rsidR="008372A4" w:rsidRDefault="008372A4" w:rsidP="008372A4">
      <w:pPr>
        <w:rPr>
          <w:rFonts w:ascii="Times New Roman" w:eastAsia="Times New Roman" w:hAnsi="Times New Roman" w:cs="Times New Roman"/>
          <w:sz w:val="20"/>
          <w:szCs w:val="20"/>
        </w:rPr>
      </w:pPr>
    </w:p>
    <w:p w14:paraId="60165DD4" w14:textId="77777777" w:rsidR="008372A4" w:rsidRDefault="008372A4" w:rsidP="008372A4">
      <w:pPr>
        <w:rPr>
          <w:rFonts w:ascii="Times New Roman" w:eastAsia="Times New Roman" w:hAnsi="Times New Roman" w:cs="Times New Roman"/>
          <w:sz w:val="20"/>
          <w:szCs w:val="20"/>
        </w:rPr>
      </w:pPr>
    </w:p>
    <w:p w14:paraId="551A7D6F" w14:textId="77777777" w:rsidR="008372A4" w:rsidRDefault="008372A4" w:rsidP="008372A4">
      <w:pPr>
        <w:rPr>
          <w:rFonts w:ascii="Times New Roman" w:eastAsia="Times New Roman" w:hAnsi="Times New Roman" w:cs="Times New Roman"/>
          <w:sz w:val="20"/>
          <w:szCs w:val="20"/>
        </w:rPr>
      </w:pPr>
    </w:p>
    <w:p w14:paraId="744AE8FB" w14:textId="77777777" w:rsidR="008372A4" w:rsidRDefault="008372A4" w:rsidP="008372A4">
      <w:pPr>
        <w:rPr>
          <w:rFonts w:ascii="Times New Roman" w:eastAsia="Times New Roman" w:hAnsi="Times New Roman" w:cs="Times New Roman"/>
          <w:sz w:val="20"/>
          <w:szCs w:val="20"/>
        </w:rPr>
      </w:pPr>
    </w:p>
    <w:p w14:paraId="78D8E755" w14:textId="77777777" w:rsidR="008372A4" w:rsidRDefault="008372A4" w:rsidP="008372A4">
      <w:pPr>
        <w:rPr>
          <w:rFonts w:ascii="Times New Roman" w:eastAsia="Times New Roman" w:hAnsi="Times New Roman" w:cs="Times New Roman"/>
          <w:sz w:val="20"/>
          <w:szCs w:val="20"/>
        </w:rPr>
      </w:pPr>
    </w:p>
    <w:p w14:paraId="342F955A" w14:textId="77777777" w:rsidR="008372A4" w:rsidRDefault="008372A4" w:rsidP="008372A4">
      <w:pPr>
        <w:rPr>
          <w:rFonts w:ascii="Times New Roman" w:eastAsia="Times New Roman" w:hAnsi="Times New Roman" w:cs="Times New Roman"/>
          <w:sz w:val="20"/>
          <w:szCs w:val="20"/>
        </w:rPr>
      </w:pPr>
    </w:p>
    <w:p w14:paraId="0A144C37" w14:textId="05BF22FD" w:rsidR="005A76DC" w:rsidRDefault="00F5435C">
      <w:pPr>
        <w:tabs>
          <w:tab w:val="left" w:pos="1680"/>
        </w:tabs>
        <w:ind w:right="116"/>
        <w:jc w:val="right"/>
        <w:rPr>
          <w:rFonts w:ascii="Arial" w:eastAsia="Arial" w:hAnsi="Arial" w:cs="Arial"/>
          <w:sz w:val="72"/>
          <w:szCs w:val="72"/>
        </w:rPr>
      </w:pPr>
      <w:r>
        <w:rPr>
          <w:rFonts w:ascii="Arial"/>
          <w:sz w:val="72"/>
        </w:rPr>
        <w:t>Rev.</w:t>
      </w:r>
      <w:r>
        <w:rPr>
          <w:rFonts w:ascii="Arial"/>
          <w:sz w:val="72"/>
        </w:rPr>
        <w:tab/>
        <w:t>1</w:t>
      </w:r>
      <w:r w:rsidR="00602FAE">
        <w:rPr>
          <w:rFonts w:ascii="Arial"/>
          <w:sz w:val="72"/>
        </w:rPr>
        <w:t>.</w:t>
      </w:r>
      <w:r w:rsidR="00CB2BB8">
        <w:rPr>
          <w:rFonts w:ascii="Arial"/>
          <w:sz w:val="72"/>
        </w:rPr>
        <w:t>5</w:t>
      </w:r>
    </w:p>
    <w:p w14:paraId="20815FB6" w14:textId="77777777" w:rsidR="008372A4" w:rsidRDefault="008372A4" w:rsidP="008372A4">
      <w:pPr>
        <w:rPr>
          <w:rFonts w:ascii="Times New Roman" w:eastAsia="Times New Roman" w:hAnsi="Times New Roman" w:cs="Times New Roman"/>
          <w:sz w:val="20"/>
          <w:szCs w:val="20"/>
        </w:rPr>
      </w:pPr>
    </w:p>
    <w:p w14:paraId="1E417D92" w14:textId="77777777" w:rsidR="008372A4" w:rsidRDefault="008372A4" w:rsidP="008372A4">
      <w:pPr>
        <w:rPr>
          <w:rFonts w:ascii="Times New Roman" w:eastAsia="Times New Roman" w:hAnsi="Times New Roman" w:cs="Times New Roman"/>
          <w:sz w:val="20"/>
          <w:szCs w:val="20"/>
        </w:rPr>
      </w:pPr>
    </w:p>
    <w:p w14:paraId="517B0335" w14:textId="77777777" w:rsidR="008372A4" w:rsidRDefault="008372A4" w:rsidP="008372A4">
      <w:pPr>
        <w:rPr>
          <w:rFonts w:ascii="Times New Roman" w:eastAsia="Times New Roman" w:hAnsi="Times New Roman" w:cs="Times New Roman"/>
          <w:sz w:val="20"/>
          <w:szCs w:val="20"/>
        </w:rPr>
      </w:pPr>
    </w:p>
    <w:p w14:paraId="7736F8CB" w14:textId="77777777" w:rsidR="008372A4" w:rsidRDefault="008372A4" w:rsidP="008372A4">
      <w:pPr>
        <w:rPr>
          <w:rFonts w:ascii="Times New Roman" w:eastAsia="Times New Roman" w:hAnsi="Times New Roman" w:cs="Times New Roman"/>
          <w:sz w:val="20"/>
          <w:szCs w:val="20"/>
        </w:rPr>
      </w:pPr>
    </w:p>
    <w:p w14:paraId="12F37D35" w14:textId="77777777" w:rsidR="008372A4" w:rsidRDefault="008372A4" w:rsidP="008372A4">
      <w:pPr>
        <w:rPr>
          <w:rFonts w:ascii="Times New Roman" w:eastAsia="Times New Roman" w:hAnsi="Times New Roman" w:cs="Times New Roman"/>
          <w:sz w:val="20"/>
          <w:szCs w:val="20"/>
        </w:rPr>
      </w:pPr>
    </w:p>
    <w:p w14:paraId="22171EAA" w14:textId="77777777" w:rsidR="008372A4" w:rsidRDefault="008372A4" w:rsidP="008372A4">
      <w:pPr>
        <w:rPr>
          <w:rFonts w:ascii="Times New Roman" w:eastAsia="Times New Roman" w:hAnsi="Times New Roman" w:cs="Times New Roman"/>
          <w:sz w:val="20"/>
          <w:szCs w:val="20"/>
        </w:rPr>
      </w:pPr>
    </w:p>
    <w:p w14:paraId="6C003360" w14:textId="77777777" w:rsidR="008372A4" w:rsidRDefault="008372A4" w:rsidP="008372A4">
      <w:pPr>
        <w:rPr>
          <w:rFonts w:ascii="Times New Roman" w:eastAsia="Times New Roman" w:hAnsi="Times New Roman" w:cs="Times New Roman"/>
          <w:sz w:val="20"/>
          <w:szCs w:val="20"/>
        </w:rPr>
      </w:pPr>
    </w:p>
    <w:p w14:paraId="5BCFB155" w14:textId="62D576B4" w:rsidR="00F20703" w:rsidRDefault="00E367D3" w:rsidP="007D10F1">
      <w:pPr>
        <w:ind w:left="164"/>
        <w:rPr>
          <w:rFonts w:ascii="Arial"/>
          <w:b/>
          <w:color w:val="FF0000"/>
          <w:spacing w:val="-3"/>
          <w:sz w:val="52"/>
        </w:rPr>
      </w:pPr>
      <w:r>
        <w:rPr>
          <w:rFonts w:ascii="Arial"/>
          <w:b/>
          <w:color w:val="999999"/>
          <w:spacing w:val="-3"/>
          <w:sz w:val="52"/>
        </w:rPr>
        <w:t>WIND</w:t>
      </w:r>
      <w:r>
        <w:rPr>
          <w:rFonts w:ascii="Arial"/>
          <w:b/>
          <w:color w:val="999999"/>
          <w:spacing w:val="-5"/>
          <w:sz w:val="52"/>
        </w:rPr>
        <w:t xml:space="preserve"> </w:t>
      </w:r>
      <w:r>
        <w:rPr>
          <w:rFonts w:ascii="Arial"/>
          <w:b/>
          <w:color w:val="999999"/>
          <w:spacing w:val="-3"/>
          <w:sz w:val="52"/>
        </w:rPr>
        <w:t>RIVER</w:t>
      </w:r>
      <w:r>
        <w:rPr>
          <w:rFonts w:ascii="Arial"/>
          <w:b/>
          <w:color w:val="999999"/>
          <w:spacing w:val="-5"/>
          <w:sz w:val="52"/>
        </w:rPr>
        <w:t xml:space="preserve"> </w:t>
      </w:r>
      <w:r>
        <w:rPr>
          <w:rFonts w:ascii="Arial"/>
          <w:b/>
          <w:color w:val="FF0000"/>
          <w:spacing w:val="-3"/>
          <w:sz w:val="52"/>
        </w:rPr>
        <w:t>CONFIDENTIAL</w:t>
      </w:r>
      <w:r w:rsidR="00F20703">
        <w:rPr>
          <w:rFonts w:ascii="Arial"/>
          <w:b/>
          <w:color w:val="FF0000"/>
          <w:spacing w:val="-3"/>
          <w:sz w:val="52"/>
        </w:rPr>
        <w:br w:type="page"/>
      </w:r>
    </w:p>
    <w:p w14:paraId="5854EBDC" w14:textId="77777777" w:rsidR="00F62376" w:rsidRPr="00F62376" w:rsidRDefault="00F62376" w:rsidP="00F62376">
      <w:pPr>
        <w:widowControl/>
        <w:spacing w:before="120" w:after="200" w:line="276" w:lineRule="auto"/>
        <w:rPr>
          <w:rFonts w:ascii="Calibri" w:eastAsia="Calibri" w:hAnsi="Calibri" w:cs="Times New Roman"/>
          <w:b/>
          <w:sz w:val="18"/>
        </w:rPr>
      </w:pPr>
      <w:r w:rsidRPr="00F62376">
        <w:rPr>
          <w:rFonts w:ascii="Calibri" w:eastAsia="Calibri" w:hAnsi="Calibri" w:cs="Times New Roman"/>
          <w:b/>
          <w:sz w:val="18"/>
        </w:rPr>
        <w:lastRenderedPageBreak/>
        <w:t>Copyright Notice</w:t>
      </w:r>
    </w:p>
    <w:p w14:paraId="4CE946A4"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Copyright © 2020 Wind River Systems, Inc.</w:t>
      </w:r>
    </w:p>
    <w:p w14:paraId="2C47D4C0"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All rights reserved. No part of this publication may be reproduced or transmitted in any form or by any means without the prior written permission of Wind River Systems, Inc.</w:t>
      </w:r>
    </w:p>
    <w:p w14:paraId="5AB9950D"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 xml:space="preserve">Wind River, </w:t>
      </w:r>
      <w:proofErr w:type="spellStart"/>
      <w:r w:rsidRPr="00F62376">
        <w:rPr>
          <w:rFonts w:ascii="Calibri" w:eastAsia="Calibri" w:hAnsi="Calibri" w:cs="Times New Roman"/>
          <w:sz w:val="18"/>
        </w:rPr>
        <w:t>Simics</w:t>
      </w:r>
      <w:proofErr w:type="spellEnd"/>
      <w:r w:rsidRPr="00F62376">
        <w:rPr>
          <w:rFonts w:ascii="Calibri" w:eastAsia="Calibri" w:hAnsi="Calibri" w:cs="Times New Roman"/>
          <w:sz w:val="18"/>
        </w:rPr>
        <w:t>, Tornado, and VxWorks are registered trademarks of Wind River Systems, Inc. Helix, Pulsar, Rocket, Titanium Cloud, Titanium Control, Titanium Core, Titanium Edge, Titanium Edge SX, Titanium Server, and the Wind River logo are trademarks of Wind River Systems, Inc. Any third-party trademarks referenced are the property of their respective owners. For further information regarding Wind River trademarks, please see:</w:t>
      </w:r>
    </w:p>
    <w:p w14:paraId="1C98029E" w14:textId="77777777" w:rsidR="00F62376" w:rsidRPr="00F62376" w:rsidRDefault="00F03064" w:rsidP="00F62376">
      <w:pPr>
        <w:widowControl/>
        <w:tabs>
          <w:tab w:val="left" w:pos="630"/>
        </w:tabs>
        <w:spacing w:before="120" w:after="200" w:line="276" w:lineRule="auto"/>
        <w:ind w:left="630"/>
        <w:rPr>
          <w:rFonts w:ascii="Calibri" w:eastAsia="Calibri" w:hAnsi="Calibri" w:cs="Times New Roman"/>
          <w:sz w:val="18"/>
        </w:rPr>
      </w:pPr>
      <w:hyperlink r:id="rId15" w:history="1">
        <w:r w:rsidR="00F62376" w:rsidRPr="00F62376">
          <w:rPr>
            <w:rFonts w:ascii="Calibri" w:eastAsia="Calibri" w:hAnsi="Calibri" w:cs="Times New Roman"/>
            <w:color w:val="0000FF"/>
            <w:sz w:val="18"/>
            <w:u w:val="single"/>
          </w:rPr>
          <w:t>www.windriver.com/company/terms/trademark.html</w:t>
        </w:r>
      </w:hyperlink>
    </w:p>
    <w:p w14:paraId="0EA93AA6"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This product may include software licensed to Wind River by third parties. Relevant notices (if any) are provided for your product on the Wind River download and installation portal, Wind Share:</w:t>
      </w:r>
    </w:p>
    <w:p w14:paraId="0D3B9E37" w14:textId="77777777" w:rsidR="00F62376" w:rsidRPr="00F62376" w:rsidRDefault="00F03064" w:rsidP="00F62376">
      <w:pPr>
        <w:widowControl/>
        <w:tabs>
          <w:tab w:val="left" w:pos="630"/>
        </w:tabs>
        <w:spacing w:before="120" w:after="200" w:line="276" w:lineRule="auto"/>
        <w:ind w:left="630"/>
        <w:rPr>
          <w:rFonts w:ascii="Calibri" w:eastAsia="Calibri" w:hAnsi="Calibri" w:cs="Times New Roman"/>
          <w:sz w:val="18"/>
        </w:rPr>
      </w:pPr>
      <w:hyperlink r:id="rId16" w:history="1">
        <w:r w:rsidR="00F62376" w:rsidRPr="00F62376">
          <w:rPr>
            <w:rFonts w:ascii="Calibri" w:eastAsia="Calibri" w:hAnsi="Calibri" w:cs="Times New Roman"/>
            <w:color w:val="0000FF"/>
            <w:sz w:val="18"/>
            <w:u w:val="single"/>
          </w:rPr>
          <w:t>http://windshare.windriver.com</w:t>
        </w:r>
      </w:hyperlink>
    </w:p>
    <w:p w14:paraId="43316864"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Wind River may refer to third-party documentation by listing publications or providing links to third-party websites for informational purposes. Wind River accepts no responsibility for the information provided in such third-party documentation.</w:t>
      </w:r>
    </w:p>
    <w:p w14:paraId="597E97F2" w14:textId="77777777" w:rsidR="00F62376" w:rsidRPr="00F62376" w:rsidRDefault="00F62376" w:rsidP="00F62376">
      <w:pPr>
        <w:widowControl/>
        <w:spacing w:before="120" w:after="200" w:line="276" w:lineRule="auto"/>
        <w:rPr>
          <w:rFonts w:ascii="Calibri" w:eastAsia="Calibri" w:hAnsi="Calibri" w:cs="Times New Roman"/>
          <w:b/>
          <w:sz w:val="18"/>
        </w:rPr>
      </w:pPr>
      <w:r w:rsidRPr="00F62376">
        <w:rPr>
          <w:rFonts w:ascii="Calibri" w:eastAsia="Calibri" w:hAnsi="Calibri" w:cs="Times New Roman"/>
          <w:b/>
          <w:sz w:val="18"/>
        </w:rPr>
        <w:t>Corporate Headquarters</w:t>
      </w:r>
    </w:p>
    <w:p w14:paraId="68981406"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Wind River</w:t>
      </w:r>
      <w:r w:rsidRPr="00F62376">
        <w:rPr>
          <w:rFonts w:ascii="Calibri" w:eastAsia="Calibri" w:hAnsi="Calibri" w:cs="Times New Roman"/>
          <w:sz w:val="18"/>
        </w:rPr>
        <w:br/>
        <w:t>500 Wind River Way</w:t>
      </w:r>
      <w:r w:rsidRPr="00F62376">
        <w:rPr>
          <w:rFonts w:ascii="Calibri" w:eastAsia="Calibri" w:hAnsi="Calibri" w:cs="Times New Roman"/>
          <w:sz w:val="18"/>
        </w:rPr>
        <w:br/>
        <w:t>Alameda, CA 94501-1153</w:t>
      </w:r>
      <w:r w:rsidRPr="00F62376">
        <w:rPr>
          <w:rFonts w:ascii="Calibri" w:eastAsia="Calibri" w:hAnsi="Calibri" w:cs="Times New Roman"/>
          <w:sz w:val="18"/>
        </w:rPr>
        <w:br/>
        <w:t>U.S.A.</w:t>
      </w:r>
      <w:r w:rsidRPr="00F62376">
        <w:rPr>
          <w:rFonts w:ascii="Calibri" w:eastAsia="Calibri" w:hAnsi="Calibri" w:cs="Times New Roman"/>
          <w:sz w:val="18"/>
        </w:rPr>
        <w:br/>
        <w:t>Toll free (U.S.A.): +1-800-545-WIND</w:t>
      </w:r>
      <w:r w:rsidRPr="00F62376">
        <w:rPr>
          <w:rFonts w:ascii="Calibri" w:eastAsia="Calibri" w:hAnsi="Calibri" w:cs="Times New Roman"/>
          <w:sz w:val="18"/>
        </w:rPr>
        <w:br/>
        <w:t>Telephone: +1-510-748-4100</w:t>
      </w:r>
      <w:r w:rsidRPr="00F62376">
        <w:rPr>
          <w:rFonts w:ascii="Calibri" w:eastAsia="Calibri" w:hAnsi="Calibri" w:cs="Times New Roman"/>
          <w:sz w:val="18"/>
        </w:rPr>
        <w:br/>
        <w:t>Facsimile: +1-510-749-2010</w:t>
      </w:r>
    </w:p>
    <w:p w14:paraId="2D4526B6" w14:textId="77777777" w:rsidR="00F62376" w:rsidRPr="00F62376" w:rsidRDefault="00F62376" w:rsidP="00F62376">
      <w:pPr>
        <w:widowControl/>
        <w:tabs>
          <w:tab w:val="left" w:pos="630"/>
        </w:tabs>
        <w:spacing w:before="120" w:after="200" w:line="276" w:lineRule="auto"/>
        <w:rPr>
          <w:rFonts w:ascii="Calibri" w:eastAsia="Calibri" w:hAnsi="Calibri" w:cs="Times New Roman"/>
          <w:sz w:val="18"/>
        </w:rPr>
      </w:pPr>
      <w:r w:rsidRPr="00F62376">
        <w:rPr>
          <w:rFonts w:ascii="Calibri" w:eastAsia="Calibri" w:hAnsi="Calibri" w:cs="Times New Roman"/>
          <w:sz w:val="18"/>
        </w:rPr>
        <w:t>For additional contact information, see the Wind River website:</w:t>
      </w:r>
    </w:p>
    <w:p w14:paraId="50EAE99C" w14:textId="77777777" w:rsidR="00F62376" w:rsidRPr="00F62376" w:rsidRDefault="00F03064" w:rsidP="00F62376">
      <w:pPr>
        <w:widowControl/>
        <w:tabs>
          <w:tab w:val="left" w:pos="630"/>
        </w:tabs>
        <w:spacing w:before="120" w:after="200" w:line="276" w:lineRule="auto"/>
        <w:rPr>
          <w:rFonts w:ascii="Calibri" w:eastAsia="Calibri" w:hAnsi="Calibri" w:cs="Times New Roman"/>
          <w:sz w:val="18"/>
        </w:rPr>
      </w:pPr>
      <w:hyperlink r:id="rId17" w:history="1">
        <w:r w:rsidR="00F62376" w:rsidRPr="00F62376">
          <w:rPr>
            <w:rFonts w:ascii="Calibri" w:eastAsia="Calibri" w:hAnsi="Calibri" w:cs="Times New Roman"/>
            <w:color w:val="0000FF"/>
            <w:sz w:val="18"/>
            <w:u w:val="single"/>
          </w:rPr>
          <w:t>www.windriver.com</w:t>
        </w:r>
      </w:hyperlink>
    </w:p>
    <w:p w14:paraId="5F10E92D" w14:textId="77777777" w:rsidR="00F62376" w:rsidRPr="00F62376" w:rsidRDefault="00F62376" w:rsidP="00F62376">
      <w:pPr>
        <w:widowControl/>
        <w:tabs>
          <w:tab w:val="left" w:pos="630"/>
        </w:tabs>
        <w:spacing w:before="120" w:after="200" w:line="276" w:lineRule="auto"/>
        <w:rPr>
          <w:rFonts w:ascii="Calibri" w:eastAsia="Calibri" w:hAnsi="Calibri" w:cs="Times New Roman"/>
          <w:sz w:val="18"/>
        </w:rPr>
      </w:pPr>
      <w:r w:rsidRPr="00F62376">
        <w:rPr>
          <w:rFonts w:ascii="Calibri" w:eastAsia="Calibri" w:hAnsi="Calibri" w:cs="Times New Roman"/>
          <w:sz w:val="18"/>
        </w:rPr>
        <w:t>For information on how to contact Customer Support, see:</w:t>
      </w:r>
    </w:p>
    <w:p w14:paraId="26CE4595" w14:textId="77777777" w:rsidR="00F62376" w:rsidRPr="00F62376" w:rsidRDefault="00F03064" w:rsidP="00F62376">
      <w:pPr>
        <w:widowControl/>
        <w:tabs>
          <w:tab w:val="left" w:pos="630"/>
        </w:tabs>
        <w:spacing w:before="120" w:after="200" w:line="276" w:lineRule="auto"/>
        <w:rPr>
          <w:rFonts w:ascii="Calibri" w:eastAsia="Calibri" w:hAnsi="Calibri" w:cs="Times New Roman"/>
          <w:sz w:val="18"/>
        </w:rPr>
      </w:pPr>
      <w:hyperlink r:id="rId18" w:history="1">
        <w:r w:rsidR="00F62376" w:rsidRPr="00F62376">
          <w:rPr>
            <w:rFonts w:ascii="Calibri" w:eastAsia="Calibri" w:hAnsi="Calibri" w:cs="Times New Roman"/>
            <w:color w:val="0000FF"/>
            <w:sz w:val="18"/>
            <w:u w:val="single"/>
          </w:rPr>
          <w:t>www.windriver.com/support</w:t>
        </w:r>
      </w:hyperlink>
    </w:p>
    <w:p w14:paraId="52501DA0" w14:textId="77777777" w:rsidR="00F62376" w:rsidRPr="00F62376" w:rsidRDefault="00F62376" w:rsidP="00F62376">
      <w:pPr>
        <w:widowControl/>
        <w:spacing w:before="120" w:after="200" w:line="276" w:lineRule="auto"/>
        <w:rPr>
          <w:rFonts w:ascii="Calibri" w:eastAsia="Calibri" w:hAnsi="Calibri" w:cs="Times New Roman"/>
          <w:sz w:val="18"/>
        </w:rPr>
      </w:pPr>
    </w:p>
    <w:p w14:paraId="668D5B50" w14:textId="77777777" w:rsidR="00F62376" w:rsidRPr="00F62376" w:rsidRDefault="00F62376" w:rsidP="00F62376">
      <w:pPr>
        <w:widowControl/>
        <w:spacing w:before="120" w:after="200" w:line="276" w:lineRule="auto"/>
        <w:rPr>
          <w:rFonts w:ascii="Calibri" w:eastAsia="Calibri" w:hAnsi="Calibri" w:cs="Times New Roman"/>
          <w:sz w:val="18"/>
        </w:rPr>
      </w:pPr>
    </w:p>
    <w:p w14:paraId="57F5043F" w14:textId="77777777" w:rsidR="00F62376" w:rsidRPr="00F62376" w:rsidRDefault="00F62376" w:rsidP="00F62376">
      <w:pPr>
        <w:widowControl/>
        <w:spacing w:before="120" w:after="200" w:line="276" w:lineRule="auto"/>
        <w:rPr>
          <w:rFonts w:ascii="Calibri" w:eastAsia="Calibri" w:hAnsi="Calibri" w:cs="Times New Roman"/>
          <w:sz w:val="18"/>
        </w:rPr>
      </w:pPr>
    </w:p>
    <w:p w14:paraId="6DB0CC36" w14:textId="22A8215A" w:rsidR="00F62376" w:rsidRPr="00F62376" w:rsidRDefault="00F62376" w:rsidP="00F62376">
      <w:pPr>
        <w:widowControl/>
        <w:spacing w:before="120" w:after="200" w:line="276" w:lineRule="auto"/>
        <w:rPr>
          <w:rFonts w:ascii="Calibri" w:eastAsia="Calibri" w:hAnsi="Calibri" w:cs="Times New Roman"/>
          <w:i/>
          <w:sz w:val="18"/>
        </w:rPr>
      </w:pPr>
      <w:r w:rsidRPr="00F62376">
        <w:rPr>
          <w:rFonts w:ascii="Calibri" w:eastAsia="Calibri" w:hAnsi="Calibri" w:cs="Times New Roman"/>
          <w:i/>
          <w:sz w:val="18"/>
        </w:rPr>
        <w:t xml:space="preserve">Wind River VxWorks </w:t>
      </w:r>
      <w:r>
        <w:rPr>
          <w:rFonts w:ascii="Calibri" w:eastAsia="Calibri" w:hAnsi="Calibri" w:cs="Times New Roman"/>
          <w:i/>
          <w:sz w:val="18"/>
        </w:rPr>
        <w:t>Software Development Process Overview</w:t>
      </w:r>
    </w:p>
    <w:p w14:paraId="5A7E8455" w14:textId="0B53D5D8" w:rsidR="00E4440F" w:rsidRDefault="00CB2BB8">
      <w:pPr>
        <w:rPr>
          <w:rFonts w:ascii="Times New Roman"/>
          <w:sz w:val="16"/>
        </w:rPr>
      </w:pPr>
      <w:r>
        <w:rPr>
          <w:rFonts w:ascii="Calibri" w:eastAsia="Calibri" w:hAnsi="Calibri" w:cs="Times New Roman"/>
          <w:sz w:val="18"/>
        </w:rPr>
        <w:t>May</w:t>
      </w:r>
      <w:r w:rsidR="00F62376" w:rsidRPr="00F62376">
        <w:rPr>
          <w:rFonts w:ascii="Calibri" w:eastAsia="Calibri" w:hAnsi="Calibri" w:cs="Times New Roman"/>
          <w:sz w:val="18"/>
        </w:rPr>
        <w:t xml:space="preserve"> 2020</w:t>
      </w:r>
      <w:r w:rsidR="00E4440F">
        <w:rPr>
          <w:rFonts w:ascii="Times New Roman"/>
          <w:sz w:val="16"/>
        </w:rPr>
        <w:br w:type="page"/>
      </w:r>
    </w:p>
    <w:p w14:paraId="6901C1EA" w14:textId="77777777" w:rsidR="005A76DC" w:rsidRDefault="005A76DC" w:rsidP="00E4440F">
      <w:pPr>
        <w:ind w:left="228"/>
        <w:rPr>
          <w:rFonts w:ascii="Times New Roman" w:eastAsia="Times New Roman" w:hAnsi="Times New Roman" w:cs="Times New Roman"/>
          <w:sz w:val="18"/>
          <w:szCs w:val="18"/>
        </w:rPr>
      </w:pPr>
    </w:p>
    <w:tbl>
      <w:tblPr>
        <w:tblW w:w="0" w:type="auto"/>
        <w:tblInd w:w="95" w:type="dxa"/>
        <w:tblLayout w:type="fixed"/>
        <w:tblCellMar>
          <w:left w:w="0" w:type="dxa"/>
          <w:right w:w="0" w:type="dxa"/>
        </w:tblCellMar>
        <w:tblLook w:val="01E0" w:firstRow="1" w:lastRow="1" w:firstColumn="1" w:lastColumn="1" w:noHBand="0" w:noVBand="0"/>
      </w:tblPr>
      <w:tblGrid>
        <w:gridCol w:w="1725"/>
        <w:gridCol w:w="1709"/>
        <w:gridCol w:w="5746"/>
      </w:tblGrid>
      <w:tr w:rsidR="00F62376" w:rsidRPr="006D3085" w14:paraId="2C07AD98" w14:textId="77777777" w:rsidTr="007D10F1">
        <w:trPr>
          <w:trHeight w:hRule="exact" w:val="302"/>
        </w:trPr>
        <w:tc>
          <w:tcPr>
            <w:tcW w:w="17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40B953" w14:textId="77777777" w:rsidR="00F62376" w:rsidRPr="003F4F56" w:rsidRDefault="00F62376" w:rsidP="003F4F56">
            <w:pPr>
              <w:rPr>
                <w:b/>
                <w:bCs/>
              </w:rPr>
            </w:pPr>
            <w:r w:rsidRPr="003F4F56">
              <w:rPr>
                <w:b/>
                <w:bCs/>
              </w:rPr>
              <w:t>Revision</w:t>
            </w:r>
          </w:p>
        </w:tc>
        <w:tc>
          <w:tcPr>
            <w:tcW w:w="1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126F08" w14:textId="77777777" w:rsidR="00F62376" w:rsidRPr="003F4F56" w:rsidRDefault="00F62376" w:rsidP="003F4F56">
            <w:pPr>
              <w:rPr>
                <w:b/>
                <w:bCs/>
                <w:spacing w:val="-2"/>
              </w:rPr>
            </w:pPr>
            <w:r w:rsidRPr="003F4F56">
              <w:rPr>
                <w:b/>
                <w:bCs/>
                <w:spacing w:val="-2"/>
              </w:rPr>
              <w:t>Date</w:t>
            </w:r>
          </w:p>
        </w:tc>
        <w:tc>
          <w:tcPr>
            <w:tcW w:w="57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53A637F" w14:textId="77777777" w:rsidR="00F62376" w:rsidRPr="003F4F56" w:rsidRDefault="00F62376" w:rsidP="003F4F56">
            <w:pPr>
              <w:rPr>
                <w:b/>
                <w:bCs/>
                <w:spacing w:val="-4"/>
              </w:rPr>
            </w:pPr>
            <w:r w:rsidRPr="003F4F56">
              <w:rPr>
                <w:b/>
                <w:bCs/>
                <w:spacing w:val="-4"/>
              </w:rPr>
              <w:t>Description</w:t>
            </w:r>
          </w:p>
        </w:tc>
      </w:tr>
      <w:tr w:rsidR="00F62376" w:rsidRPr="006D3085" w14:paraId="4981EE27" w14:textId="77777777" w:rsidTr="00F62376">
        <w:trPr>
          <w:trHeight w:hRule="exact" w:val="432"/>
        </w:trPr>
        <w:tc>
          <w:tcPr>
            <w:tcW w:w="1725" w:type="dxa"/>
            <w:tcBorders>
              <w:top w:val="single" w:sz="4" w:space="0" w:color="000000"/>
              <w:left w:val="single" w:sz="4" w:space="0" w:color="000000"/>
              <w:bottom w:val="single" w:sz="4" w:space="0" w:color="000000"/>
              <w:right w:val="single" w:sz="4" w:space="0" w:color="000000"/>
            </w:tcBorders>
          </w:tcPr>
          <w:p w14:paraId="3D9B6B5F" w14:textId="77777777" w:rsidR="00F62376" w:rsidRPr="006046D3" w:rsidRDefault="00F62376" w:rsidP="00F62376">
            <w:pPr>
              <w:pStyle w:val="TableParagraph"/>
              <w:spacing w:before="6"/>
              <w:ind w:left="180"/>
              <w:rPr>
                <w:rFonts w:cstheme="minorHAnsi"/>
              </w:rPr>
            </w:pPr>
            <w:r w:rsidRPr="006046D3">
              <w:rPr>
                <w:rFonts w:cstheme="minorHAnsi"/>
              </w:rPr>
              <w:t>Rev. 1</w:t>
            </w:r>
          </w:p>
        </w:tc>
        <w:tc>
          <w:tcPr>
            <w:tcW w:w="1709" w:type="dxa"/>
            <w:tcBorders>
              <w:top w:val="single" w:sz="4" w:space="0" w:color="000000"/>
              <w:left w:val="single" w:sz="4" w:space="0" w:color="000000"/>
              <w:bottom w:val="single" w:sz="4" w:space="0" w:color="000000"/>
              <w:right w:val="single" w:sz="4" w:space="0" w:color="000000"/>
            </w:tcBorders>
          </w:tcPr>
          <w:p w14:paraId="0E72FC79" w14:textId="77777777" w:rsidR="00F62376" w:rsidRPr="006046D3" w:rsidRDefault="00F62376" w:rsidP="00F62376">
            <w:pPr>
              <w:ind w:left="172"/>
              <w:rPr>
                <w:rFonts w:cstheme="minorHAnsi"/>
                <w:szCs w:val="24"/>
              </w:rPr>
            </w:pPr>
            <w:r w:rsidRPr="006046D3">
              <w:rPr>
                <w:rFonts w:cstheme="minorHAnsi"/>
                <w:spacing w:val="-2"/>
                <w:szCs w:val="24"/>
              </w:rPr>
              <w:t>October 2014</w:t>
            </w:r>
          </w:p>
        </w:tc>
        <w:tc>
          <w:tcPr>
            <w:tcW w:w="5746" w:type="dxa"/>
            <w:tcBorders>
              <w:top w:val="single" w:sz="4" w:space="0" w:color="000000"/>
              <w:left w:val="single" w:sz="4" w:space="0" w:color="000000"/>
              <w:bottom w:val="single" w:sz="4" w:space="0" w:color="000000"/>
              <w:right w:val="single" w:sz="4" w:space="0" w:color="000000"/>
            </w:tcBorders>
          </w:tcPr>
          <w:p w14:paraId="6C4C6314" w14:textId="77777777" w:rsidR="00F62376" w:rsidRPr="006046D3" w:rsidRDefault="00F62376" w:rsidP="00F62376">
            <w:pPr>
              <w:ind w:left="172"/>
            </w:pPr>
            <w:r w:rsidRPr="006046D3">
              <w:t>Initial release of document.</w:t>
            </w:r>
          </w:p>
        </w:tc>
      </w:tr>
      <w:tr w:rsidR="00F62376" w:rsidRPr="006D3085" w14:paraId="58DB6CC8" w14:textId="77777777" w:rsidTr="00F62376">
        <w:trPr>
          <w:trHeight w:hRule="exact" w:val="432"/>
        </w:trPr>
        <w:tc>
          <w:tcPr>
            <w:tcW w:w="1725" w:type="dxa"/>
            <w:tcBorders>
              <w:top w:val="single" w:sz="4" w:space="0" w:color="000000"/>
              <w:left w:val="single" w:sz="4" w:space="0" w:color="000000"/>
              <w:bottom w:val="single" w:sz="4" w:space="0" w:color="000000"/>
              <w:right w:val="single" w:sz="4" w:space="0" w:color="000000"/>
            </w:tcBorders>
          </w:tcPr>
          <w:p w14:paraId="189A19A0" w14:textId="77777777" w:rsidR="00F62376" w:rsidRPr="006046D3" w:rsidRDefault="00F62376" w:rsidP="00F62376">
            <w:pPr>
              <w:pStyle w:val="TableParagraph"/>
              <w:spacing w:before="6"/>
              <w:ind w:left="180"/>
              <w:rPr>
                <w:rFonts w:cstheme="minorHAnsi"/>
              </w:rPr>
            </w:pPr>
            <w:r w:rsidRPr="006046D3">
              <w:rPr>
                <w:rFonts w:cstheme="minorHAnsi"/>
              </w:rPr>
              <w:t>Rev. 1.1</w:t>
            </w:r>
          </w:p>
        </w:tc>
        <w:tc>
          <w:tcPr>
            <w:tcW w:w="1709" w:type="dxa"/>
            <w:tcBorders>
              <w:top w:val="single" w:sz="4" w:space="0" w:color="000000"/>
              <w:left w:val="single" w:sz="4" w:space="0" w:color="000000"/>
              <w:bottom w:val="single" w:sz="4" w:space="0" w:color="000000"/>
              <w:right w:val="single" w:sz="4" w:space="0" w:color="000000"/>
            </w:tcBorders>
          </w:tcPr>
          <w:p w14:paraId="6AD5BF3A" w14:textId="77777777" w:rsidR="00F62376" w:rsidRPr="006046D3" w:rsidRDefault="00F62376" w:rsidP="00F62376">
            <w:pPr>
              <w:ind w:left="172"/>
              <w:rPr>
                <w:rFonts w:cstheme="minorHAnsi"/>
                <w:szCs w:val="24"/>
              </w:rPr>
            </w:pPr>
            <w:r w:rsidRPr="006046D3">
              <w:rPr>
                <w:rFonts w:cstheme="minorHAnsi"/>
                <w:spacing w:val="-2"/>
                <w:szCs w:val="24"/>
              </w:rPr>
              <w:t>September 2015</w:t>
            </w:r>
          </w:p>
        </w:tc>
        <w:tc>
          <w:tcPr>
            <w:tcW w:w="5746" w:type="dxa"/>
            <w:tcBorders>
              <w:top w:val="single" w:sz="4" w:space="0" w:color="000000"/>
              <w:left w:val="single" w:sz="4" w:space="0" w:color="000000"/>
              <w:bottom w:val="single" w:sz="4" w:space="0" w:color="000000"/>
              <w:right w:val="single" w:sz="4" w:space="0" w:color="000000"/>
            </w:tcBorders>
          </w:tcPr>
          <w:p w14:paraId="25160570" w14:textId="77777777" w:rsidR="00F62376" w:rsidRPr="006046D3" w:rsidRDefault="00F62376" w:rsidP="00F62376">
            <w:pPr>
              <w:ind w:left="172"/>
            </w:pPr>
            <w:r w:rsidRPr="006046D3">
              <w:t>Modifications for updates to Vx7 development process.</w:t>
            </w:r>
          </w:p>
        </w:tc>
      </w:tr>
      <w:tr w:rsidR="00F62376" w:rsidRPr="006D3085" w14:paraId="7ED01992" w14:textId="77777777" w:rsidTr="007D10F1">
        <w:trPr>
          <w:trHeight w:hRule="exact" w:val="625"/>
        </w:trPr>
        <w:tc>
          <w:tcPr>
            <w:tcW w:w="1725" w:type="dxa"/>
            <w:tcBorders>
              <w:top w:val="single" w:sz="4" w:space="0" w:color="000000"/>
              <w:left w:val="single" w:sz="4" w:space="0" w:color="000000"/>
              <w:bottom w:val="single" w:sz="4" w:space="0" w:color="000000"/>
              <w:right w:val="single" w:sz="4" w:space="0" w:color="000000"/>
            </w:tcBorders>
          </w:tcPr>
          <w:p w14:paraId="74E91F5A" w14:textId="77777777" w:rsidR="00F62376" w:rsidRPr="006046D3" w:rsidRDefault="00F62376" w:rsidP="00F62376">
            <w:pPr>
              <w:pStyle w:val="TableParagraph"/>
              <w:spacing w:before="6"/>
              <w:ind w:left="180"/>
              <w:rPr>
                <w:rFonts w:cstheme="minorHAnsi"/>
              </w:rPr>
            </w:pPr>
            <w:r w:rsidRPr="006046D3">
              <w:rPr>
                <w:rFonts w:cstheme="minorHAnsi"/>
              </w:rPr>
              <w:t>Rev 1.2</w:t>
            </w:r>
          </w:p>
        </w:tc>
        <w:tc>
          <w:tcPr>
            <w:tcW w:w="1709" w:type="dxa"/>
            <w:tcBorders>
              <w:top w:val="single" w:sz="4" w:space="0" w:color="000000"/>
              <w:left w:val="single" w:sz="4" w:space="0" w:color="000000"/>
              <w:bottom w:val="single" w:sz="4" w:space="0" w:color="000000"/>
              <w:right w:val="single" w:sz="4" w:space="0" w:color="000000"/>
            </w:tcBorders>
          </w:tcPr>
          <w:p w14:paraId="2E64B2B6" w14:textId="77777777" w:rsidR="00F62376" w:rsidRPr="006046D3" w:rsidRDefault="00F62376" w:rsidP="00F62376">
            <w:pPr>
              <w:ind w:left="172"/>
              <w:rPr>
                <w:rFonts w:cstheme="minorHAnsi"/>
                <w:szCs w:val="24"/>
              </w:rPr>
            </w:pPr>
            <w:r w:rsidRPr="006046D3">
              <w:rPr>
                <w:rFonts w:cstheme="minorHAnsi"/>
                <w:spacing w:val="-2"/>
                <w:szCs w:val="24"/>
              </w:rPr>
              <w:t>September 2016</w:t>
            </w:r>
          </w:p>
        </w:tc>
        <w:tc>
          <w:tcPr>
            <w:tcW w:w="5746" w:type="dxa"/>
            <w:tcBorders>
              <w:top w:val="single" w:sz="4" w:space="0" w:color="000000"/>
              <w:left w:val="single" w:sz="4" w:space="0" w:color="000000"/>
              <w:bottom w:val="single" w:sz="4" w:space="0" w:color="000000"/>
              <w:right w:val="single" w:sz="4" w:space="0" w:color="000000"/>
            </w:tcBorders>
          </w:tcPr>
          <w:p w14:paraId="6828C310" w14:textId="77777777" w:rsidR="00F62376" w:rsidRPr="006046D3" w:rsidRDefault="00F62376" w:rsidP="00F62376">
            <w:pPr>
              <w:ind w:left="172"/>
            </w:pPr>
            <w:r w:rsidRPr="006046D3">
              <w:t>Modifications to generalize this document for all VxWorks releases</w:t>
            </w:r>
          </w:p>
        </w:tc>
      </w:tr>
      <w:tr w:rsidR="00F62376" w:rsidRPr="006D3085" w14:paraId="227B3752" w14:textId="77777777" w:rsidTr="007D10F1">
        <w:trPr>
          <w:trHeight w:hRule="exact" w:val="624"/>
        </w:trPr>
        <w:tc>
          <w:tcPr>
            <w:tcW w:w="1725" w:type="dxa"/>
            <w:tcBorders>
              <w:top w:val="single" w:sz="4" w:space="0" w:color="000000"/>
              <w:left w:val="single" w:sz="4" w:space="0" w:color="000000"/>
              <w:bottom w:val="single" w:sz="4" w:space="0" w:color="000000"/>
              <w:right w:val="single" w:sz="4" w:space="0" w:color="000000"/>
            </w:tcBorders>
          </w:tcPr>
          <w:p w14:paraId="1071F14D" w14:textId="77777777" w:rsidR="00F62376" w:rsidRPr="006046D3" w:rsidRDefault="00F62376" w:rsidP="00F62376">
            <w:pPr>
              <w:pStyle w:val="TableParagraph"/>
              <w:spacing w:before="6"/>
              <w:ind w:left="180"/>
              <w:rPr>
                <w:rFonts w:cstheme="minorHAnsi"/>
              </w:rPr>
            </w:pPr>
            <w:r w:rsidRPr="006046D3">
              <w:rPr>
                <w:rFonts w:cstheme="minorHAnsi"/>
              </w:rPr>
              <w:t xml:space="preserve">Rev 1.3 </w:t>
            </w:r>
          </w:p>
        </w:tc>
        <w:tc>
          <w:tcPr>
            <w:tcW w:w="1709" w:type="dxa"/>
            <w:tcBorders>
              <w:top w:val="single" w:sz="4" w:space="0" w:color="000000"/>
              <w:left w:val="single" w:sz="4" w:space="0" w:color="000000"/>
              <w:bottom w:val="single" w:sz="4" w:space="0" w:color="000000"/>
              <w:right w:val="single" w:sz="4" w:space="0" w:color="000000"/>
            </w:tcBorders>
          </w:tcPr>
          <w:p w14:paraId="7E42C2CD" w14:textId="77777777" w:rsidR="00F62376" w:rsidRPr="006046D3" w:rsidRDefault="00F62376" w:rsidP="00F62376">
            <w:pPr>
              <w:ind w:left="172"/>
              <w:rPr>
                <w:rFonts w:cstheme="minorHAnsi"/>
                <w:szCs w:val="24"/>
              </w:rPr>
            </w:pPr>
            <w:r w:rsidRPr="006046D3">
              <w:rPr>
                <w:rFonts w:cstheme="minorHAnsi"/>
                <w:spacing w:val="-2"/>
                <w:szCs w:val="24"/>
              </w:rPr>
              <w:t>April 2020</w:t>
            </w:r>
          </w:p>
        </w:tc>
        <w:tc>
          <w:tcPr>
            <w:tcW w:w="5746" w:type="dxa"/>
            <w:tcBorders>
              <w:top w:val="single" w:sz="4" w:space="0" w:color="000000"/>
              <w:left w:val="single" w:sz="4" w:space="0" w:color="000000"/>
              <w:bottom w:val="single" w:sz="4" w:space="0" w:color="000000"/>
              <w:right w:val="single" w:sz="4" w:space="0" w:color="000000"/>
            </w:tcBorders>
          </w:tcPr>
          <w:p w14:paraId="62383CA3" w14:textId="77777777" w:rsidR="00F62376" w:rsidRPr="006046D3" w:rsidRDefault="00F62376" w:rsidP="00F62376">
            <w:pPr>
              <w:ind w:left="172"/>
            </w:pPr>
            <w:r w:rsidRPr="006046D3">
              <w:t>Modifications for updates to PDLC, SDLC, Vx7 development process</w:t>
            </w:r>
          </w:p>
        </w:tc>
      </w:tr>
      <w:tr w:rsidR="00A279B5" w:rsidRPr="006D3085" w14:paraId="1246FB0D" w14:textId="77777777" w:rsidTr="007D10F1">
        <w:trPr>
          <w:trHeight w:hRule="exact" w:val="624"/>
        </w:trPr>
        <w:tc>
          <w:tcPr>
            <w:tcW w:w="1725" w:type="dxa"/>
            <w:tcBorders>
              <w:top w:val="single" w:sz="4" w:space="0" w:color="000000"/>
              <w:left w:val="single" w:sz="4" w:space="0" w:color="000000"/>
              <w:bottom w:val="single" w:sz="4" w:space="0" w:color="000000"/>
              <w:right w:val="single" w:sz="4" w:space="0" w:color="000000"/>
            </w:tcBorders>
          </w:tcPr>
          <w:p w14:paraId="123CC46C" w14:textId="1FF2A0CA" w:rsidR="00A279B5" w:rsidRPr="006046D3" w:rsidRDefault="00A279B5" w:rsidP="00F62376">
            <w:pPr>
              <w:pStyle w:val="TableParagraph"/>
              <w:spacing w:before="6"/>
              <w:ind w:left="180"/>
              <w:rPr>
                <w:rFonts w:cstheme="minorHAnsi"/>
              </w:rPr>
            </w:pPr>
            <w:r>
              <w:rPr>
                <w:rFonts w:cstheme="minorHAnsi"/>
              </w:rPr>
              <w:t>Rev 1.4</w:t>
            </w:r>
          </w:p>
        </w:tc>
        <w:tc>
          <w:tcPr>
            <w:tcW w:w="1709" w:type="dxa"/>
            <w:tcBorders>
              <w:top w:val="single" w:sz="4" w:space="0" w:color="000000"/>
              <w:left w:val="single" w:sz="4" w:space="0" w:color="000000"/>
              <w:bottom w:val="single" w:sz="4" w:space="0" w:color="000000"/>
              <w:right w:val="single" w:sz="4" w:space="0" w:color="000000"/>
            </w:tcBorders>
          </w:tcPr>
          <w:p w14:paraId="40482BC4" w14:textId="1D50262D" w:rsidR="00A279B5" w:rsidRPr="006046D3" w:rsidRDefault="00A279B5" w:rsidP="00F62376">
            <w:pPr>
              <w:ind w:left="172"/>
              <w:rPr>
                <w:rFonts w:cstheme="minorHAnsi"/>
                <w:spacing w:val="-2"/>
                <w:szCs w:val="24"/>
              </w:rPr>
            </w:pPr>
            <w:r>
              <w:rPr>
                <w:rFonts w:cstheme="minorHAnsi"/>
                <w:spacing w:val="-2"/>
                <w:szCs w:val="24"/>
              </w:rPr>
              <w:t>April 22, 2020</w:t>
            </w:r>
          </w:p>
        </w:tc>
        <w:tc>
          <w:tcPr>
            <w:tcW w:w="5746" w:type="dxa"/>
            <w:tcBorders>
              <w:top w:val="single" w:sz="4" w:space="0" w:color="000000"/>
              <w:left w:val="single" w:sz="4" w:space="0" w:color="000000"/>
              <w:bottom w:val="single" w:sz="4" w:space="0" w:color="000000"/>
              <w:right w:val="single" w:sz="4" w:space="0" w:color="000000"/>
            </w:tcBorders>
          </w:tcPr>
          <w:p w14:paraId="2BC3D173" w14:textId="795F9AE5" w:rsidR="00A279B5" w:rsidRPr="006046D3" w:rsidRDefault="00A279B5" w:rsidP="00F62376">
            <w:pPr>
              <w:ind w:left="172"/>
            </w:pPr>
            <w:r>
              <w:t>Minor update</w:t>
            </w:r>
            <w:r w:rsidR="00EF6BFC">
              <w:t xml:space="preserve">: </w:t>
            </w:r>
            <w:r>
              <w:t xml:space="preserve">indicate HLD &amp; </w:t>
            </w:r>
            <w:r w:rsidR="00EF6BFC">
              <w:t>d</w:t>
            </w:r>
            <w:r>
              <w:t>etail design may be combined</w:t>
            </w:r>
            <w:r w:rsidR="00EF6BFC">
              <w:t>, cleanup comments</w:t>
            </w:r>
          </w:p>
        </w:tc>
      </w:tr>
      <w:tr w:rsidR="00CB2BB8" w:rsidRPr="006D3085" w14:paraId="115A00C6" w14:textId="77777777" w:rsidTr="007D10F1">
        <w:trPr>
          <w:trHeight w:hRule="exact" w:val="624"/>
        </w:trPr>
        <w:tc>
          <w:tcPr>
            <w:tcW w:w="1725" w:type="dxa"/>
            <w:tcBorders>
              <w:top w:val="single" w:sz="4" w:space="0" w:color="000000"/>
              <w:left w:val="single" w:sz="4" w:space="0" w:color="000000"/>
              <w:bottom w:val="single" w:sz="4" w:space="0" w:color="000000"/>
              <w:right w:val="single" w:sz="4" w:space="0" w:color="000000"/>
            </w:tcBorders>
          </w:tcPr>
          <w:p w14:paraId="644C32E1" w14:textId="41919E80" w:rsidR="00CB2BB8" w:rsidRDefault="00CB2BB8" w:rsidP="00F62376">
            <w:pPr>
              <w:pStyle w:val="TableParagraph"/>
              <w:spacing w:before="6"/>
              <w:ind w:left="180"/>
              <w:rPr>
                <w:rFonts w:cstheme="minorHAnsi"/>
              </w:rPr>
            </w:pPr>
            <w:r>
              <w:rPr>
                <w:rFonts w:cstheme="minorHAnsi"/>
              </w:rPr>
              <w:t>Rev 1.5</w:t>
            </w:r>
          </w:p>
        </w:tc>
        <w:tc>
          <w:tcPr>
            <w:tcW w:w="1709" w:type="dxa"/>
            <w:tcBorders>
              <w:top w:val="single" w:sz="4" w:space="0" w:color="000000"/>
              <w:left w:val="single" w:sz="4" w:space="0" w:color="000000"/>
              <w:bottom w:val="single" w:sz="4" w:space="0" w:color="000000"/>
              <w:right w:val="single" w:sz="4" w:space="0" w:color="000000"/>
            </w:tcBorders>
          </w:tcPr>
          <w:p w14:paraId="5A48C611" w14:textId="5E98EA9A" w:rsidR="00CB2BB8" w:rsidRDefault="00CB2BB8" w:rsidP="00F62376">
            <w:pPr>
              <w:ind w:left="172"/>
              <w:rPr>
                <w:rFonts w:cstheme="minorHAnsi"/>
                <w:spacing w:val="-2"/>
                <w:szCs w:val="24"/>
              </w:rPr>
            </w:pPr>
            <w:r>
              <w:rPr>
                <w:rFonts w:cstheme="minorHAnsi"/>
                <w:spacing w:val="-2"/>
                <w:szCs w:val="24"/>
              </w:rPr>
              <w:t>May 11, 2020</w:t>
            </w:r>
          </w:p>
        </w:tc>
        <w:tc>
          <w:tcPr>
            <w:tcW w:w="5746" w:type="dxa"/>
            <w:tcBorders>
              <w:top w:val="single" w:sz="4" w:space="0" w:color="000000"/>
              <w:left w:val="single" w:sz="4" w:space="0" w:color="000000"/>
              <w:bottom w:val="single" w:sz="4" w:space="0" w:color="000000"/>
              <w:right w:val="single" w:sz="4" w:space="0" w:color="000000"/>
            </w:tcBorders>
          </w:tcPr>
          <w:p w14:paraId="34E35C55" w14:textId="0D9CBDB3" w:rsidR="00CB2BB8" w:rsidRDefault="00CB2BB8" w:rsidP="00F62376">
            <w:pPr>
              <w:ind w:left="172"/>
            </w:pPr>
            <w:r>
              <w:t>Updated to add Security information</w:t>
            </w:r>
          </w:p>
        </w:tc>
      </w:tr>
    </w:tbl>
    <w:p w14:paraId="6C061329" w14:textId="77777777" w:rsidR="00F62376" w:rsidRPr="006D3085" w:rsidRDefault="00F62376" w:rsidP="00F62376">
      <w:pPr>
        <w:spacing w:before="4" w:line="160" w:lineRule="exact"/>
        <w:rPr>
          <w:sz w:val="16"/>
          <w:szCs w:val="16"/>
        </w:rPr>
      </w:pPr>
    </w:p>
    <w:p w14:paraId="401A0BF3" w14:textId="77777777" w:rsidR="00F62376" w:rsidRPr="006D3085" w:rsidRDefault="00F62376" w:rsidP="00F62376">
      <w:pPr>
        <w:spacing w:line="200" w:lineRule="exact"/>
        <w:rPr>
          <w:szCs w:val="20"/>
        </w:rPr>
      </w:pPr>
    </w:p>
    <w:p w14:paraId="42492D16" w14:textId="77777777" w:rsidR="00F62376" w:rsidRPr="006D3085" w:rsidRDefault="00F62376" w:rsidP="00F62376">
      <w:pPr>
        <w:spacing w:line="200" w:lineRule="exact"/>
        <w:rPr>
          <w:szCs w:val="20"/>
        </w:rPr>
      </w:pPr>
    </w:p>
    <w:p w14:paraId="0C538D98" w14:textId="77777777" w:rsidR="00F62376" w:rsidRPr="006D3085" w:rsidRDefault="00F62376" w:rsidP="00F62376">
      <w:pPr>
        <w:spacing w:line="200" w:lineRule="exact"/>
        <w:rPr>
          <w:szCs w:val="20"/>
        </w:rPr>
      </w:pPr>
    </w:p>
    <w:p w14:paraId="7C6BC992" w14:textId="77777777" w:rsidR="00F62376" w:rsidRPr="006D3085" w:rsidRDefault="00F62376" w:rsidP="00F62376">
      <w:pPr>
        <w:spacing w:line="200" w:lineRule="exact"/>
        <w:rPr>
          <w:szCs w:val="20"/>
        </w:rPr>
      </w:pPr>
    </w:p>
    <w:p w14:paraId="4E20DF92" w14:textId="77777777" w:rsidR="00F62376" w:rsidRPr="006D3085" w:rsidRDefault="00F62376" w:rsidP="00F62376">
      <w:pPr>
        <w:spacing w:before="24"/>
        <w:ind w:left="120"/>
        <w:rPr>
          <w:rFonts w:eastAsia="Times New Roman" w:cs="Times New Roman"/>
          <w:sz w:val="18"/>
          <w:szCs w:val="18"/>
        </w:rPr>
      </w:pPr>
      <w:r w:rsidRPr="006D3085">
        <w:rPr>
          <w:rFonts w:eastAsia="Times New Roman" w:cs="Times New Roman"/>
          <w:spacing w:val="2"/>
        </w:rPr>
        <w:t>T</w:t>
      </w:r>
      <w:r w:rsidRPr="006D3085">
        <w:rPr>
          <w:rFonts w:eastAsia="Times New Roman" w:cs="Times New Roman"/>
          <w:sz w:val="18"/>
          <w:szCs w:val="18"/>
        </w:rPr>
        <w:t>HIS</w:t>
      </w:r>
      <w:r w:rsidRPr="006D3085">
        <w:rPr>
          <w:rFonts w:eastAsia="Times New Roman" w:cs="Times New Roman"/>
          <w:spacing w:val="-1"/>
          <w:sz w:val="18"/>
          <w:szCs w:val="18"/>
        </w:rPr>
        <w:t xml:space="preserve"> </w:t>
      </w:r>
      <w:r w:rsidRPr="006D3085">
        <w:rPr>
          <w:rFonts w:eastAsia="Times New Roman" w:cs="Times New Roman"/>
          <w:sz w:val="18"/>
          <w:szCs w:val="18"/>
        </w:rPr>
        <w:t>DOCU</w:t>
      </w:r>
      <w:r w:rsidRPr="006D3085">
        <w:rPr>
          <w:rFonts w:eastAsia="Times New Roman" w:cs="Times New Roman"/>
          <w:spacing w:val="1"/>
          <w:sz w:val="18"/>
          <w:szCs w:val="18"/>
        </w:rPr>
        <w:t>ME</w:t>
      </w:r>
      <w:r w:rsidRPr="006D3085">
        <w:rPr>
          <w:rFonts w:eastAsia="Times New Roman" w:cs="Times New Roman"/>
          <w:sz w:val="18"/>
          <w:szCs w:val="18"/>
        </w:rPr>
        <w:t>NT</w:t>
      </w:r>
      <w:r w:rsidRPr="006D3085">
        <w:rPr>
          <w:rFonts w:eastAsia="Times New Roman" w:cs="Times New Roman"/>
          <w:spacing w:val="-11"/>
          <w:sz w:val="18"/>
          <w:szCs w:val="18"/>
        </w:rPr>
        <w:t xml:space="preserve"> </w:t>
      </w:r>
      <w:r w:rsidRPr="006D3085">
        <w:rPr>
          <w:rFonts w:eastAsia="Times New Roman" w:cs="Times New Roman"/>
          <w:sz w:val="18"/>
          <w:szCs w:val="18"/>
        </w:rPr>
        <w:t>IS</w:t>
      </w:r>
      <w:r w:rsidRPr="006D3085">
        <w:rPr>
          <w:rFonts w:eastAsia="Times New Roman" w:cs="Times New Roman"/>
          <w:spacing w:val="-3"/>
          <w:sz w:val="18"/>
          <w:szCs w:val="18"/>
        </w:rPr>
        <w:t xml:space="preserve"> </w:t>
      </w:r>
      <w:r w:rsidRPr="006D3085">
        <w:rPr>
          <w:rFonts w:eastAsia="Times New Roman" w:cs="Times New Roman"/>
          <w:spacing w:val="3"/>
          <w:sz w:val="18"/>
          <w:szCs w:val="18"/>
        </w:rPr>
        <w:t>P</w:t>
      </w:r>
      <w:r w:rsidRPr="006D3085">
        <w:rPr>
          <w:rFonts w:eastAsia="Times New Roman" w:cs="Times New Roman"/>
          <w:sz w:val="18"/>
          <w:szCs w:val="18"/>
        </w:rPr>
        <w:t>R</w:t>
      </w:r>
      <w:r w:rsidRPr="006D3085">
        <w:rPr>
          <w:rFonts w:eastAsia="Times New Roman" w:cs="Times New Roman"/>
          <w:spacing w:val="-3"/>
          <w:sz w:val="18"/>
          <w:szCs w:val="18"/>
        </w:rPr>
        <w:t>O</w:t>
      </w:r>
      <w:r w:rsidRPr="006D3085">
        <w:rPr>
          <w:rFonts w:eastAsia="Times New Roman" w:cs="Times New Roman"/>
          <w:spacing w:val="2"/>
          <w:sz w:val="18"/>
          <w:szCs w:val="18"/>
        </w:rPr>
        <w:t>V</w:t>
      </w:r>
      <w:r w:rsidRPr="006D3085">
        <w:rPr>
          <w:rFonts w:eastAsia="Times New Roman" w:cs="Times New Roman"/>
          <w:sz w:val="18"/>
          <w:szCs w:val="18"/>
        </w:rPr>
        <w:t>I</w:t>
      </w:r>
      <w:r w:rsidRPr="006D3085">
        <w:rPr>
          <w:rFonts w:eastAsia="Times New Roman" w:cs="Times New Roman"/>
          <w:spacing w:val="-3"/>
          <w:sz w:val="18"/>
          <w:szCs w:val="18"/>
        </w:rPr>
        <w:t>D</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spacing w:val="-9"/>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 xml:space="preserve"> </w:t>
      </w:r>
      <w:r w:rsidRPr="006D3085">
        <w:rPr>
          <w:rFonts w:eastAsia="Times New Roman" w:cs="Times New Roman"/>
          <w:sz w:val="18"/>
          <w:szCs w:val="18"/>
        </w:rPr>
        <w:t>IN</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1"/>
          <w:sz w:val="18"/>
          <w:szCs w:val="18"/>
        </w:rPr>
        <w:t>M</w:t>
      </w:r>
      <w:r w:rsidRPr="006D3085">
        <w:rPr>
          <w:rFonts w:eastAsia="Times New Roman" w:cs="Times New Roman"/>
          <w:spacing w:val="-3"/>
          <w:sz w:val="18"/>
          <w:szCs w:val="18"/>
        </w:rPr>
        <w:t>A</w:t>
      </w:r>
      <w:r w:rsidRPr="006D3085">
        <w:rPr>
          <w:rFonts w:eastAsia="Times New Roman" w:cs="Times New Roman"/>
          <w:spacing w:val="-2"/>
          <w:sz w:val="18"/>
          <w:szCs w:val="18"/>
        </w:rPr>
        <w:t>T</w:t>
      </w:r>
      <w:r w:rsidRPr="006D3085">
        <w:rPr>
          <w:rFonts w:eastAsia="Times New Roman" w:cs="Times New Roman"/>
          <w:sz w:val="18"/>
          <w:szCs w:val="18"/>
        </w:rPr>
        <w:t>IO</w:t>
      </w:r>
      <w:r w:rsidRPr="006D3085">
        <w:rPr>
          <w:rFonts w:eastAsia="Times New Roman" w:cs="Times New Roman"/>
          <w:spacing w:val="2"/>
          <w:sz w:val="18"/>
          <w:szCs w:val="18"/>
        </w:rPr>
        <w:t>N</w:t>
      </w:r>
      <w:r w:rsidRPr="006D3085">
        <w:rPr>
          <w:rFonts w:eastAsia="Times New Roman" w:cs="Times New Roman"/>
          <w:sz w:val="18"/>
          <w:szCs w:val="18"/>
        </w:rPr>
        <w:t>AL</w:t>
      </w:r>
      <w:r w:rsidRPr="006D3085">
        <w:rPr>
          <w:rFonts w:eastAsia="Times New Roman" w:cs="Times New Roman"/>
          <w:spacing w:val="-16"/>
          <w:sz w:val="18"/>
          <w:szCs w:val="18"/>
        </w:rPr>
        <w:t xml:space="preserve"> </w:t>
      </w:r>
      <w:r w:rsidRPr="006D3085">
        <w:rPr>
          <w:rFonts w:eastAsia="Times New Roman" w:cs="Times New Roman"/>
          <w:spacing w:val="3"/>
          <w:sz w:val="18"/>
          <w:szCs w:val="18"/>
        </w:rPr>
        <w:t>P</w:t>
      </w:r>
      <w:r w:rsidRPr="006D3085">
        <w:rPr>
          <w:rFonts w:eastAsia="Times New Roman" w:cs="Times New Roman"/>
          <w:sz w:val="18"/>
          <w:szCs w:val="18"/>
        </w:rPr>
        <w:t>UR</w:t>
      </w:r>
      <w:r w:rsidRPr="006D3085">
        <w:rPr>
          <w:rFonts w:eastAsia="Times New Roman" w:cs="Times New Roman"/>
          <w:spacing w:val="3"/>
          <w:sz w:val="18"/>
          <w:szCs w:val="18"/>
        </w:rPr>
        <w:t>P</w:t>
      </w:r>
      <w:r w:rsidRPr="006D3085">
        <w:rPr>
          <w:rFonts w:eastAsia="Times New Roman" w:cs="Times New Roman"/>
          <w:sz w:val="18"/>
          <w:szCs w:val="18"/>
        </w:rPr>
        <w:t>O</w:t>
      </w:r>
      <w:r w:rsidRPr="006D3085">
        <w:rPr>
          <w:rFonts w:eastAsia="Times New Roman" w:cs="Times New Roman"/>
          <w:spacing w:val="-1"/>
          <w:sz w:val="18"/>
          <w:szCs w:val="18"/>
        </w:rPr>
        <w:t>S</w:t>
      </w:r>
      <w:r w:rsidRPr="006D3085">
        <w:rPr>
          <w:rFonts w:eastAsia="Times New Roman" w:cs="Times New Roman"/>
          <w:spacing w:val="1"/>
          <w:sz w:val="18"/>
          <w:szCs w:val="18"/>
        </w:rPr>
        <w:t>E</w:t>
      </w:r>
      <w:r w:rsidRPr="006D3085">
        <w:rPr>
          <w:rFonts w:eastAsia="Times New Roman" w:cs="Times New Roman"/>
          <w:sz w:val="18"/>
          <w:szCs w:val="18"/>
        </w:rPr>
        <w:t>S</w:t>
      </w:r>
      <w:r w:rsidRPr="006D3085">
        <w:rPr>
          <w:rFonts w:eastAsia="Times New Roman" w:cs="Times New Roman"/>
          <w:spacing w:val="-7"/>
          <w:sz w:val="18"/>
          <w:szCs w:val="18"/>
        </w:rPr>
        <w:t xml:space="preserve"> </w:t>
      </w:r>
      <w:r w:rsidRPr="006D3085">
        <w:rPr>
          <w:rFonts w:eastAsia="Times New Roman" w:cs="Times New Roman"/>
          <w:sz w:val="18"/>
          <w:szCs w:val="18"/>
        </w:rPr>
        <w:t>ON</w:t>
      </w:r>
      <w:r w:rsidRPr="006D3085">
        <w:rPr>
          <w:rFonts w:eastAsia="Times New Roman" w:cs="Times New Roman"/>
          <w:spacing w:val="-2"/>
          <w:sz w:val="18"/>
          <w:szCs w:val="18"/>
        </w:rPr>
        <w:t>L</w:t>
      </w:r>
      <w:r w:rsidRPr="006D3085">
        <w:rPr>
          <w:rFonts w:eastAsia="Times New Roman" w:cs="Times New Roman"/>
          <w:sz w:val="18"/>
          <w:szCs w:val="18"/>
        </w:rPr>
        <w:t>Y</w:t>
      </w:r>
      <w:r w:rsidRPr="006D3085">
        <w:rPr>
          <w:rFonts w:eastAsia="Times New Roman" w:cs="Times New Roman"/>
          <w:spacing w:val="-5"/>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ND</w:t>
      </w:r>
      <w:r w:rsidRPr="006D3085">
        <w:rPr>
          <w:rFonts w:eastAsia="Times New Roman" w:cs="Times New Roman"/>
          <w:spacing w:val="-4"/>
          <w:sz w:val="18"/>
          <w:szCs w:val="18"/>
        </w:rPr>
        <w:t xml:space="preserve"> </w:t>
      </w:r>
      <w:r w:rsidRPr="006D3085">
        <w:rPr>
          <w:rFonts w:eastAsia="Times New Roman" w:cs="Times New Roman"/>
          <w:sz w:val="18"/>
          <w:szCs w:val="18"/>
        </w:rPr>
        <w:t xml:space="preserve">IS </w:t>
      </w:r>
      <w:r w:rsidRPr="006D3085">
        <w:rPr>
          <w:rFonts w:eastAsia="Times New Roman" w:cs="Times New Roman"/>
          <w:spacing w:val="3"/>
          <w:sz w:val="18"/>
          <w:szCs w:val="18"/>
        </w:rPr>
        <w:t>P</w:t>
      </w:r>
      <w:r w:rsidRPr="006D3085">
        <w:rPr>
          <w:rFonts w:eastAsia="Times New Roman" w:cs="Times New Roman"/>
          <w:sz w:val="18"/>
          <w:szCs w:val="18"/>
        </w:rPr>
        <w:t>RO</w:t>
      </w:r>
      <w:r w:rsidRPr="006D3085">
        <w:rPr>
          <w:rFonts w:eastAsia="Times New Roman" w:cs="Times New Roman"/>
          <w:spacing w:val="2"/>
          <w:sz w:val="18"/>
          <w:szCs w:val="18"/>
        </w:rPr>
        <w:t>V</w:t>
      </w:r>
      <w:r w:rsidRPr="006D3085">
        <w:rPr>
          <w:rFonts w:eastAsia="Times New Roman" w:cs="Times New Roman"/>
          <w:spacing w:val="-2"/>
          <w:sz w:val="18"/>
          <w:szCs w:val="18"/>
        </w:rPr>
        <w:t>I</w:t>
      </w:r>
      <w:r w:rsidRPr="006D3085">
        <w:rPr>
          <w:rFonts w:eastAsia="Times New Roman" w:cs="Times New Roman"/>
          <w:sz w:val="18"/>
          <w:szCs w:val="18"/>
        </w:rPr>
        <w:t>D</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spacing w:val="-9"/>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S I</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11"/>
        </w:rPr>
        <w:t xml:space="preserve"> </w:t>
      </w:r>
      <w:r w:rsidRPr="006D3085">
        <w:rPr>
          <w:rFonts w:eastAsia="Times New Roman" w:cs="Times New Roman"/>
          <w:spacing w:val="-2"/>
          <w:sz w:val="18"/>
          <w:szCs w:val="18"/>
        </w:rPr>
        <w:t>W</w:t>
      </w:r>
      <w:r w:rsidRPr="006D3085">
        <w:rPr>
          <w:rFonts w:eastAsia="Times New Roman" w:cs="Times New Roman"/>
          <w:sz w:val="18"/>
          <w:szCs w:val="18"/>
        </w:rPr>
        <w:t>I</w:t>
      </w:r>
      <w:r w:rsidRPr="006D3085">
        <w:rPr>
          <w:rFonts w:eastAsia="Times New Roman" w:cs="Times New Roman"/>
          <w:spacing w:val="1"/>
          <w:sz w:val="18"/>
          <w:szCs w:val="18"/>
        </w:rPr>
        <w:t>T</w:t>
      </w:r>
      <w:r w:rsidRPr="006D3085">
        <w:rPr>
          <w:rFonts w:eastAsia="Times New Roman" w:cs="Times New Roman"/>
          <w:sz w:val="18"/>
          <w:szCs w:val="18"/>
        </w:rPr>
        <w:t>H</w:t>
      </w:r>
      <w:r w:rsidRPr="006D3085">
        <w:rPr>
          <w:rFonts w:eastAsia="Times New Roman" w:cs="Times New Roman"/>
          <w:spacing w:val="-5"/>
          <w:sz w:val="18"/>
          <w:szCs w:val="18"/>
        </w:rPr>
        <w:t xml:space="preserve"> </w:t>
      </w:r>
      <w:r w:rsidRPr="006D3085">
        <w:rPr>
          <w:rFonts w:eastAsia="Times New Roman" w:cs="Times New Roman"/>
          <w:sz w:val="18"/>
          <w:szCs w:val="18"/>
        </w:rPr>
        <w:t xml:space="preserve">NO </w:t>
      </w:r>
      <w:r w:rsidRPr="006D3085">
        <w:rPr>
          <w:rFonts w:eastAsia="Times New Roman" w:cs="Times New Roman"/>
          <w:spacing w:val="1"/>
          <w:sz w:val="18"/>
          <w:szCs w:val="18"/>
        </w:rPr>
        <w:t>W</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3"/>
          <w:sz w:val="18"/>
          <w:szCs w:val="18"/>
        </w:rPr>
        <w:t>R</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1"/>
          <w:sz w:val="18"/>
          <w:szCs w:val="18"/>
        </w:rPr>
        <w:t>ES</w:t>
      </w:r>
      <w:r w:rsidRPr="006D3085">
        <w:rPr>
          <w:rFonts w:eastAsia="Times New Roman" w:cs="Times New Roman"/>
        </w:rPr>
        <w:t>,</w:t>
      </w:r>
      <w:r w:rsidRPr="006D3085">
        <w:rPr>
          <w:rFonts w:eastAsia="Times New Roman" w:cs="Times New Roman"/>
          <w:spacing w:val="-21"/>
        </w:rPr>
        <w:t xml:space="preserve"> </w:t>
      </w:r>
      <w:r w:rsidRPr="006D3085">
        <w:rPr>
          <w:rFonts w:eastAsia="Times New Roman" w:cs="Times New Roman"/>
          <w:spacing w:val="1"/>
          <w:sz w:val="18"/>
          <w:szCs w:val="18"/>
        </w:rPr>
        <w:t>E</w:t>
      </w:r>
      <w:r w:rsidRPr="006D3085">
        <w:rPr>
          <w:rFonts w:eastAsia="Times New Roman" w:cs="Times New Roman"/>
          <w:sz w:val="18"/>
          <w:szCs w:val="18"/>
        </w:rPr>
        <w:t>X</w:t>
      </w:r>
      <w:r w:rsidRPr="006D3085">
        <w:rPr>
          <w:rFonts w:eastAsia="Times New Roman" w:cs="Times New Roman"/>
          <w:spacing w:val="3"/>
          <w:sz w:val="18"/>
          <w:szCs w:val="18"/>
        </w:rPr>
        <w:t>P</w:t>
      </w:r>
      <w:r w:rsidRPr="006D3085">
        <w:rPr>
          <w:rFonts w:eastAsia="Times New Roman" w:cs="Times New Roman"/>
          <w:sz w:val="18"/>
          <w:szCs w:val="18"/>
        </w:rPr>
        <w:t>R</w:t>
      </w:r>
      <w:r w:rsidRPr="006D3085">
        <w:rPr>
          <w:rFonts w:eastAsia="Times New Roman" w:cs="Times New Roman"/>
          <w:spacing w:val="1"/>
          <w:sz w:val="18"/>
          <w:szCs w:val="18"/>
        </w:rPr>
        <w:t>E</w:t>
      </w:r>
      <w:r w:rsidRPr="006D3085">
        <w:rPr>
          <w:rFonts w:eastAsia="Times New Roman" w:cs="Times New Roman"/>
          <w:spacing w:val="-1"/>
          <w:sz w:val="18"/>
          <w:szCs w:val="18"/>
        </w:rPr>
        <w:t>S</w:t>
      </w:r>
      <w:r w:rsidRPr="006D3085">
        <w:rPr>
          <w:rFonts w:eastAsia="Times New Roman" w:cs="Times New Roman"/>
          <w:sz w:val="18"/>
          <w:szCs w:val="18"/>
        </w:rPr>
        <w:t>S</w:t>
      </w:r>
      <w:r w:rsidRPr="006D3085">
        <w:rPr>
          <w:rFonts w:eastAsia="Times New Roman" w:cs="Times New Roman"/>
          <w:spacing w:val="-6"/>
          <w:sz w:val="18"/>
          <w:szCs w:val="18"/>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I</w:t>
      </w:r>
      <w:r w:rsidRPr="006D3085">
        <w:rPr>
          <w:rFonts w:eastAsia="Times New Roman" w:cs="Times New Roman"/>
          <w:spacing w:val="-1"/>
          <w:sz w:val="18"/>
          <w:szCs w:val="18"/>
        </w:rPr>
        <w:t>M</w:t>
      </w:r>
      <w:r w:rsidRPr="006D3085">
        <w:rPr>
          <w:rFonts w:eastAsia="Times New Roman" w:cs="Times New Roman"/>
          <w:spacing w:val="3"/>
          <w:sz w:val="18"/>
          <w:szCs w:val="18"/>
        </w:rPr>
        <w:t>P</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rPr>
        <w:t>.</w:t>
      </w:r>
      <w:r w:rsidRPr="006D3085">
        <w:rPr>
          <w:rFonts w:eastAsia="Times New Roman" w:cs="Times New Roman"/>
          <w:spacing w:val="-16"/>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6"/>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ND</w:t>
      </w:r>
      <w:r w:rsidRPr="006D3085">
        <w:rPr>
          <w:rFonts w:eastAsia="Times New Roman" w:cs="Times New Roman"/>
          <w:spacing w:val="-4"/>
          <w:sz w:val="18"/>
          <w:szCs w:val="18"/>
        </w:rPr>
        <w:t xml:space="preserve"> </w:t>
      </w:r>
      <w:r w:rsidRPr="006D3085">
        <w:rPr>
          <w:rFonts w:eastAsia="Times New Roman" w:cs="Times New Roman"/>
          <w:spacing w:val="3"/>
          <w:sz w:val="18"/>
          <w:szCs w:val="18"/>
        </w:rPr>
        <w:t>I</w:t>
      </w:r>
      <w:r w:rsidRPr="006D3085">
        <w:rPr>
          <w:rFonts w:eastAsia="Times New Roman" w:cs="Times New Roman"/>
          <w:spacing w:val="-2"/>
          <w:sz w:val="18"/>
          <w:szCs w:val="18"/>
        </w:rPr>
        <w:t>T</w:t>
      </w:r>
      <w:r w:rsidRPr="006D3085">
        <w:rPr>
          <w:rFonts w:eastAsia="Times New Roman" w:cs="Times New Roman"/>
          <w:sz w:val="18"/>
          <w:szCs w:val="18"/>
        </w:rPr>
        <w:t>S</w:t>
      </w:r>
      <w:r w:rsidRPr="006D3085">
        <w:rPr>
          <w:rFonts w:eastAsia="Times New Roman" w:cs="Times New Roman"/>
          <w:spacing w:val="-1"/>
          <w:sz w:val="18"/>
          <w:szCs w:val="18"/>
        </w:rPr>
        <w:t xml:space="preserve"> </w:t>
      </w:r>
      <w:r w:rsidRPr="006D3085">
        <w:rPr>
          <w:rFonts w:eastAsia="Times New Roman" w:cs="Times New Roman"/>
          <w:spacing w:val="-2"/>
          <w:sz w:val="18"/>
          <w:szCs w:val="18"/>
        </w:rPr>
        <w:t>L</w:t>
      </w:r>
      <w:r w:rsidRPr="006D3085">
        <w:rPr>
          <w:rFonts w:eastAsia="Times New Roman" w:cs="Times New Roman"/>
          <w:sz w:val="18"/>
          <w:szCs w:val="18"/>
        </w:rPr>
        <w:t>IC</w:t>
      </w:r>
      <w:r w:rsidRPr="006D3085">
        <w:rPr>
          <w:rFonts w:eastAsia="Times New Roman" w:cs="Times New Roman"/>
          <w:spacing w:val="1"/>
          <w:sz w:val="18"/>
          <w:szCs w:val="18"/>
        </w:rPr>
        <w:t>E</w:t>
      </w:r>
      <w:r w:rsidRPr="006D3085">
        <w:rPr>
          <w:rFonts w:eastAsia="Times New Roman" w:cs="Times New Roman"/>
          <w:sz w:val="18"/>
          <w:szCs w:val="18"/>
        </w:rPr>
        <w:t>N</w:t>
      </w:r>
      <w:r w:rsidRPr="006D3085">
        <w:rPr>
          <w:rFonts w:eastAsia="Times New Roman" w:cs="Times New Roman"/>
          <w:spacing w:val="1"/>
          <w:sz w:val="18"/>
          <w:szCs w:val="18"/>
        </w:rPr>
        <w:t>S</w:t>
      </w:r>
      <w:r w:rsidRPr="006D3085">
        <w:rPr>
          <w:rFonts w:eastAsia="Times New Roman" w:cs="Times New Roman"/>
          <w:sz w:val="18"/>
          <w:szCs w:val="18"/>
        </w:rPr>
        <w:t>ORS</w:t>
      </w:r>
      <w:r w:rsidRPr="006D3085">
        <w:rPr>
          <w:rFonts w:eastAsia="Times New Roman" w:cs="Times New Roman"/>
          <w:spacing w:val="-8"/>
          <w:sz w:val="18"/>
          <w:szCs w:val="18"/>
        </w:rPr>
        <w:t xml:space="preserve"> </w:t>
      </w:r>
      <w:r w:rsidRPr="006D3085">
        <w:rPr>
          <w:rFonts w:eastAsia="Times New Roman" w:cs="Times New Roman"/>
          <w:sz w:val="18"/>
          <w:szCs w:val="18"/>
        </w:rPr>
        <w:t>DI</w:t>
      </w:r>
      <w:r w:rsidRPr="006D3085">
        <w:rPr>
          <w:rFonts w:eastAsia="Times New Roman" w:cs="Times New Roman"/>
          <w:spacing w:val="1"/>
          <w:sz w:val="18"/>
          <w:szCs w:val="18"/>
        </w:rPr>
        <w:t>S</w:t>
      </w:r>
      <w:r w:rsidRPr="006D3085">
        <w:rPr>
          <w:rFonts w:eastAsia="Times New Roman" w:cs="Times New Roman"/>
          <w:sz w:val="18"/>
          <w:szCs w:val="18"/>
        </w:rPr>
        <w:t>C</w:t>
      </w:r>
      <w:r w:rsidRPr="006D3085">
        <w:rPr>
          <w:rFonts w:eastAsia="Times New Roman" w:cs="Times New Roman"/>
          <w:spacing w:val="1"/>
          <w:sz w:val="18"/>
          <w:szCs w:val="18"/>
        </w:rPr>
        <w:t>L</w:t>
      </w:r>
      <w:r w:rsidRPr="006D3085">
        <w:rPr>
          <w:rFonts w:eastAsia="Times New Roman" w:cs="Times New Roman"/>
          <w:spacing w:val="-3"/>
          <w:sz w:val="18"/>
          <w:szCs w:val="18"/>
        </w:rPr>
        <w:t>A</w:t>
      </w:r>
      <w:r w:rsidRPr="006D3085">
        <w:rPr>
          <w:rFonts w:eastAsia="Times New Roman" w:cs="Times New Roman"/>
          <w:sz w:val="18"/>
          <w:szCs w:val="18"/>
        </w:rPr>
        <w:t>IM</w:t>
      </w:r>
      <w:r w:rsidRPr="006D3085">
        <w:rPr>
          <w:rFonts w:eastAsia="Times New Roman" w:cs="Times New Roman"/>
          <w:spacing w:val="-5"/>
          <w:sz w:val="18"/>
          <w:szCs w:val="18"/>
        </w:rPr>
        <w:t xml:space="preserve"> </w:t>
      </w:r>
      <w:r w:rsidRPr="006D3085">
        <w:rPr>
          <w:rFonts w:eastAsia="Times New Roman" w:cs="Times New Roman"/>
          <w:sz w:val="18"/>
          <w:szCs w:val="18"/>
        </w:rPr>
        <w:t>A</w:t>
      </w:r>
      <w:r w:rsidRPr="006D3085">
        <w:rPr>
          <w:rFonts w:eastAsia="Times New Roman" w:cs="Times New Roman"/>
          <w:spacing w:val="1"/>
          <w:sz w:val="18"/>
          <w:szCs w:val="18"/>
        </w:rPr>
        <w:t>L</w:t>
      </w:r>
      <w:r w:rsidRPr="006D3085">
        <w:rPr>
          <w:rFonts w:eastAsia="Times New Roman" w:cs="Times New Roman"/>
          <w:sz w:val="18"/>
          <w:szCs w:val="18"/>
        </w:rPr>
        <w:t>L</w:t>
      </w:r>
      <w:r w:rsidRPr="006D3085">
        <w:rPr>
          <w:rFonts w:eastAsia="Times New Roman" w:cs="Times New Roman"/>
          <w:spacing w:val="-4"/>
          <w:sz w:val="18"/>
          <w:szCs w:val="18"/>
        </w:rPr>
        <w:t xml:space="preserve"> </w:t>
      </w:r>
      <w:r w:rsidRPr="006D3085">
        <w:rPr>
          <w:rFonts w:eastAsia="Times New Roman" w:cs="Times New Roman"/>
          <w:spacing w:val="1"/>
          <w:sz w:val="18"/>
          <w:szCs w:val="18"/>
        </w:rPr>
        <w:t>W</w:t>
      </w:r>
      <w:r w:rsidRPr="006D3085">
        <w:rPr>
          <w:rFonts w:eastAsia="Times New Roman" w:cs="Times New Roman"/>
          <w:sz w:val="18"/>
          <w:szCs w:val="18"/>
        </w:rPr>
        <w:t>AR</w:t>
      </w:r>
      <w:r w:rsidRPr="006D3085">
        <w:rPr>
          <w:rFonts w:eastAsia="Times New Roman" w:cs="Times New Roman"/>
          <w:spacing w:val="3"/>
          <w:sz w:val="18"/>
          <w:szCs w:val="18"/>
        </w:rPr>
        <w:t>R</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1"/>
          <w:sz w:val="18"/>
          <w:szCs w:val="18"/>
        </w:rPr>
        <w:t>ES</w:t>
      </w:r>
      <w:r w:rsidRPr="006D3085">
        <w:rPr>
          <w:rFonts w:eastAsia="Times New Roman" w:cs="Times New Roman"/>
        </w:rPr>
        <w:t xml:space="preserve">, </w:t>
      </w:r>
      <w:r w:rsidRPr="006D3085">
        <w:rPr>
          <w:rFonts w:eastAsia="Times New Roman" w:cs="Times New Roman"/>
          <w:spacing w:val="1"/>
          <w:sz w:val="18"/>
          <w:szCs w:val="18"/>
        </w:rPr>
        <w:t>E</w:t>
      </w:r>
      <w:r w:rsidRPr="006D3085">
        <w:rPr>
          <w:rFonts w:eastAsia="Times New Roman" w:cs="Times New Roman"/>
          <w:sz w:val="18"/>
          <w:szCs w:val="18"/>
        </w:rPr>
        <w:t>X</w:t>
      </w:r>
      <w:r w:rsidRPr="006D3085">
        <w:rPr>
          <w:rFonts w:eastAsia="Times New Roman" w:cs="Times New Roman"/>
          <w:spacing w:val="3"/>
          <w:sz w:val="18"/>
          <w:szCs w:val="18"/>
        </w:rPr>
        <w:t>P</w:t>
      </w:r>
      <w:r w:rsidRPr="006D3085">
        <w:rPr>
          <w:rFonts w:eastAsia="Times New Roman" w:cs="Times New Roman"/>
          <w:sz w:val="18"/>
          <w:szCs w:val="18"/>
        </w:rPr>
        <w:t>R</w:t>
      </w:r>
      <w:r w:rsidRPr="006D3085">
        <w:rPr>
          <w:rFonts w:eastAsia="Times New Roman" w:cs="Times New Roman"/>
          <w:spacing w:val="-2"/>
          <w:sz w:val="18"/>
          <w:szCs w:val="18"/>
        </w:rPr>
        <w:t>E</w:t>
      </w:r>
      <w:r w:rsidRPr="006D3085">
        <w:rPr>
          <w:rFonts w:eastAsia="Times New Roman" w:cs="Times New Roman"/>
          <w:spacing w:val="1"/>
          <w:sz w:val="18"/>
          <w:szCs w:val="18"/>
        </w:rPr>
        <w:t>SS</w:t>
      </w:r>
      <w:r w:rsidRPr="006D3085">
        <w:rPr>
          <w:rFonts w:eastAsia="Times New Roman" w:cs="Times New Roman"/>
        </w:rPr>
        <w:t>,</w:t>
      </w:r>
      <w:r w:rsidRPr="006D3085">
        <w:rPr>
          <w:rFonts w:eastAsia="Times New Roman" w:cs="Times New Roman"/>
          <w:spacing w:val="-17"/>
        </w:rPr>
        <w:t xml:space="preserve"> </w:t>
      </w:r>
      <w:r w:rsidRPr="006D3085">
        <w:rPr>
          <w:rFonts w:eastAsia="Times New Roman" w:cs="Times New Roman"/>
          <w:spacing w:val="-2"/>
          <w:sz w:val="18"/>
          <w:szCs w:val="18"/>
        </w:rPr>
        <w:t>I</w:t>
      </w:r>
      <w:r w:rsidRPr="006D3085">
        <w:rPr>
          <w:rFonts w:eastAsia="Times New Roman" w:cs="Times New Roman"/>
          <w:spacing w:val="-1"/>
          <w:sz w:val="18"/>
          <w:szCs w:val="18"/>
        </w:rPr>
        <w:t>M</w:t>
      </w:r>
      <w:r w:rsidRPr="006D3085">
        <w:rPr>
          <w:rFonts w:eastAsia="Times New Roman" w:cs="Times New Roman"/>
          <w:spacing w:val="3"/>
          <w:sz w:val="18"/>
          <w:szCs w:val="18"/>
        </w:rPr>
        <w:t>P</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rPr>
        <w:t>,</w:t>
      </w:r>
      <w:r w:rsidRPr="006D3085">
        <w:rPr>
          <w:rFonts w:eastAsia="Times New Roman" w:cs="Times New Roman"/>
          <w:spacing w:val="-16"/>
        </w:rPr>
        <w:t xml:space="preserve"> </w:t>
      </w:r>
      <w:r w:rsidRPr="006D3085">
        <w:rPr>
          <w:rFonts w:eastAsia="Times New Roman" w:cs="Times New Roman"/>
          <w:spacing w:val="-3"/>
          <w:sz w:val="18"/>
          <w:szCs w:val="18"/>
        </w:rPr>
        <w:t>A</w:t>
      </w:r>
      <w:r w:rsidRPr="006D3085">
        <w:rPr>
          <w:rFonts w:eastAsia="Times New Roman" w:cs="Times New Roman"/>
          <w:sz w:val="18"/>
          <w:szCs w:val="18"/>
        </w:rPr>
        <w:t>ND</w:t>
      </w:r>
      <w:r w:rsidRPr="006D3085">
        <w:rPr>
          <w:rFonts w:eastAsia="Times New Roman" w:cs="Times New Roman"/>
          <w:spacing w:val="-4"/>
          <w:sz w:val="18"/>
          <w:szCs w:val="18"/>
        </w:rPr>
        <w:t xml:space="preserve"> </w:t>
      </w:r>
      <w:r w:rsidRPr="006D3085">
        <w:rPr>
          <w:rFonts w:eastAsia="Times New Roman" w:cs="Times New Roman"/>
          <w:spacing w:val="1"/>
          <w:sz w:val="18"/>
          <w:szCs w:val="18"/>
        </w:rPr>
        <w:t>ST</w:t>
      </w:r>
      <w:r w:rsidRPr="006D3085">
        <w:rPr>
          <w:rFonts w:eastAsia="Times New Roman" w:cs="Times New Roman"/>
          <w:sz w:val="18"/>
          <w:szCs w:val="18"/>
        </w:rPr>
        <w:t>A</w:t>
      </w:r>
      <w:r w:rsidRPr="006D3085">
        <w:rPr>
          <w:rFonts w:eastAsia="Times New Roman" w:cs="Times New Roman"/>
          <w:spacing w:val="-2"/>
          <w:sz w:val="18"/>
          <w:szCs w:val="18"/>
        </w:rPr>
        <w:t>T</w:t>
      </w:r>
      <w:r w:rsidRPr="006D3085">
        <w:rPr>
          <w:rFonts w:eastAsia="Times New Roman" w:cs="Times New Roman"/>
          <w:spacing w:val="2"/>
          <w:sz w:val="18"/>
          <w:szCs w:val="18"/>
        </w:rPr>
        <w:t>U</w:t>
      </w:r>
      <w:r w:rsidRPr="006D3085">
        <w:rPr>
          <w:rFonts w:eastAsia="Times New Roman" w:cs="Times New Roman"/>
          <w:spacing w:val="-2"/>
          <w:sz w:val="18"/>
          <w:szCs w:val="18"/>
        </w:rPr>
        <w:t>T</w:t>
      </w:r>
      <w:r w:rsidRPr="006D3085">
        <w:rPr>
          <w:rFonts w:eastAsia="Times New Roman" w:cs="Times New Roman"/>
          <w:sz w:val="18"/>
          <w:szCs w:val="18"/>
        </w:rPr>
        <w:t>ORY</w:t>
      </w:r>
      <w:r w:rsidRPr="006D3085">
        <w:rPr>
          <w:rFonts w:eastAsia="Times New Roman" w:cs="Times New Roman"/>
          <w:spacing w:val="-11"/>
          <w:sz w:val="18"/>
          <w:szCs w:val="18"/>
        </w:rPr>
        <w:t xml:space="preserve"> </w:t>
      </w:r>
      <w:r w:rsidRPr="006D3085">
        <w:rPr>
          <w:rFonts w:eastAsia="Times New Roman" w:cs="Times New Roman"/>
          <w:sz w:val="18"/>
          <w:szCs w:val="18"/>
        </w:rPr>
        <w:t>IN</w:t>
      </w:r>
      <w:r w:rsidRPr="006D3085">
        <w:rPr>
          <w:rFonts w:eastAsia="Times New Roman" w:cs="Times New Roman"/>
          <w:spacing w:val="3"/>
          <w:sz w:val="18"/>
          <w:szCs w:val="18"/>
        </w:rPr>
        <w:t>C</w:t>
      </w:r>
      <w:r w:rsidRPr="006D3085">
        <w:rPr>
          <w:rFonts w:eastAsia="Times New Roman" w:cs="Times New Roman"/>
          <w:spacing w:val="-2"/>
          <w:sz w:val="18"/>
          <w:szCs w:val="18"/>
        </w:rPr>
        <w:t>L</w:t>
      </w:r>
      <w:r w:rsidRPr="006D3085">
        <w:rPr>
          <w:rFonts w:eastAsia="Times New Roman" w:cs="Times New Roman"/>
          <w:sz w:val="18"/>
          <w:szCs w:val="18"/>
        </w:rPr>
        <w:t>UD</w:t>
      </w:r>
      <w:r w:rsidRPr="006D3085">
        <w:rPr>
          <w:rFonts w:eastAsia="Times New Roman" w:cs="Times New Roman"/>
          <w:spacing w:val="3"/>
          <w:sz w:val="18"/>
          <w:szCs w:val="18"/>
        </w:rPr>
        <w:t>I</w:t>
      </w:r>
      <w:r w:rsidRPr="006D3085">
        <w:rPr>
          <w:rFonts w:eastAsia="Times New Roman" w:cs="Times New Roman"/>
          <w:spacing w:val="2"/>
          <w:sz w:val="18"/>
          <w:szCs w:val="18"/>
        </w:rPr>
        <w:t>N</w:t>
      </w:r>
      <w:r w:rsidRPr="006D3085">
        <w:rPr>
          <w:rFonts w:eastAsia="Times New Roman" w:cs="Times New Roman"/>
          <w:spacing w:val="-3"/>
          <w:sz w:val="18"/>
          <w:szCs w:val="18"/>
        </w:rPr>
        <w:t>G</w:t>
      </w:r>
      <w:r w:rsidRPr="006D3085">
        <w:rPr>
          <w:rFonts w:eastAsia="Times New Roman" w:cs="Times New Roman"/>
        </w:rPr>
        <w:t>,</w:t>
      </w:r>
      <w:r w:rsidRPr="006D3085">
        <w:rPr>
          <w:rFonts w:eastAsia="Times New Roman" w:cs="Times New Roman"/>
          <w:spacing w:val="-19"/>
        </w:rPr>
        <w:t xml:space="preserve"> </w:t>
      </w:r>
      <w:r w:rsidRPr="006D3085">
        <w:rPr>
          <w:rFonts w:eastAsia="Times New Roman" w:cs="Times New Roman"/>
          <w:spacing w:val="-2"/>
          <w:sz w:val="18"/>
          <w:szCs w:val="18"/>
        </w:rPr>
        <w:t>W</w:t>
      </w:r>
      <w:r w:rsidRPr="006D3085">
        <w:rPr>
          <w:rFonts w:eastAsia="Times New Roman" w:cs="Times New Roman"/>
          <w:spacing w:val="3"/>
          <w:sz w:val="18"/>
          <w:szCs w:val="18"/>
        </w:rPr>
        <w:t>I</w:t>
      </w:r>
      <w:r w:rsidRPr="006D3085">
        <w:rPr>
          <w:rFonts w:eastAsia="Times New Roman" w:cs="Times New Roman"/>
          <w:spacing w:val="1"/>
          <w:sz w:val="18"/>
          <w:szCs w:val="18"/>
        </w:rPr>
        <w:t>T</w:t>
      </w:r>
      <w:r w:rsidRPr="006D3085">
        <w:rPr>
          <w:rFonts w:eastAsia="Times New Roman" w:cs="Times New Roman"/>
          <w:sz w:val="18"/>
          <w:szCs w:val="18"/>
        </w:rPr>
        <w:t>HOUT</w:t>
      </w:r>
      <w:r w:rsidRPr="006D3085">
        <w:rPr>
          <w:rFonts w:eastAsia="Times New Roman" w:cs="Times New Roman"/>
          <w:spacing w:val="-7"/>
          <w:sz w:val="18"/>
          <w:szCs w:val="18"/>
        </w:rPr>
        <w:t xml:space="preserve"> </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1"/>
          <w:sz w:val="18"/>
          <w:szCs w:val="18"/>
        </w:rPr>
        <w:t>M</w:t>
      </w:r>
      <w:r w:rsidRPr="006D3085">
        <w:rPr>
          <w:rFonts w:eastAsia="Times New Roman" w:cs="Times New Roman"/>
          <w:sz w:val="18"/>
          <w:szCs w:val="18"/>
        </w:rPr>
        <w:t>I</w:t>
      </w:r>
      <w:r w:rsidRPr="006D3085">
        <w:rPr>
          <w:rFonts w:eastAsia="Times New Roman" w:cs="Times New Roman"/>
          <w:spacing w:val="1"/>
          <w:sz w:val="18"/>
          <w:szCs w:val="18"/>
        </w:rPr>
        <w:t>T</w:t>
      </w:r>
      <w:r w:rsidRPr="006D3085">
        <w:rPr>
          <w:rFonts w:eastAsia="Times New Roman" w:cs="Times New Roman"/>
          <w:sz w:val="18"/>
          <w:szCs w:val="18"/>
        </w:rPr>
        <w:t>A</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2"/>
          <w:sz w:val="18"/>
          <w:szCs w:val="18"/>
        </w:rPr>
        <w:t>O</w:t>
      </w:r>
      <w:r w:rsidRPr="006D3085">
        <w:rPr>
          <w:rFonts w:eastAsia="Times New Roman" w:cs="Times New Roman"/>
          <w:sz w:val="18"/>
          <w:szCs w:val="18"/>
        </w:rPr>
        <w:t>N</w:t>
      </w:r>
      <w:r w:rsidRPr="006D3085">
        <w:rPr>
          <w:rFonts w:eastAsia="Times New Roman" w:cs="Times New Roman"/>
        </w:rPr>
        <w:t>,</w:t>
      </w:r>
      <w:r w:rsidRPr="006D3085">
        <w:rPr>
          <w:rFonts w:eastAsia="Times New Roman" w:cs="Times New Roman"/>
          <w:spacing w:val="-20"/>
        </w:rPr>
        <w:t xml:space="preserve"> </w:t>
      </w:r>
      <w:r w:rsidRPr="006D3085">
        <w:rPr>
          <w:rFonts w:eastAsia="Times New Roman" w:cs="Times New Roman"/>
          <w:spacing w:val="-2"/>
          <w:sz w:val="18"/>
          <w:szCs w:val="18"/>
        </w:rPr>
        <w:t>T</w:t>
      </w:r>
      <w:r w:rsidRPr="006D3085">
        <w:rPr>
          <w:rFonts w:eastAsia="Times New Roman" w:cs="Times New Roman"/>
          <w:sz w:val="18"/>
          <w:szCs w:val="18"/>
        </w:rPr>
        <w:t>HE</w:t>
      </w:r>
      <w:r w:rsidRPr="006D3085">
        <w:rPr>
          <w:rFonts w:eastAsia="Times New Roman" w:cs="Times New Roman"/>
          <w:spacing w:val="-3"/>
          <w:sz w:val="18"/>
          <w:szCs w:val="18"/>
        </w:rPr>
        <w:t xml:space="preserve"> </w:t>
      </w:r>
      <w:r w:rsidRPr="006D3085">
        <w:rPr>
          <w:rFonts w:eastAsia="Times New Roman" w:cs="Times New Roman"/>
          <w:sz w:val="18"/>
          <w:szCs w:val="18"/>
        </w:rPr>
        <w:t>I</w:t>
      </w:r>
      <w:r w:rsidRPr="006D3085">
        <w:rPr>
          <w:rFonts w:eastAsia="Times New Roman" w:cs="Times New Roman"/>
          <w:spacing w:val="1"/>
          <w:sz w:val="18"/>
          <w:szCs w:val="18"/>
        </w:rPr>
        <w:t>MP</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spacing w:val="-7"/>
          <w:sz w:val="18"/>
          <w:szCs w:val="18"/>
        </w:rPr>
        <w:t xml:space="preserve"> </w:t>
      </w:r>
      <w:r w:rsidRPr="006D3085">
        <w:rPr>
          <w:rFonts w:eastAsia="Times New Roman" w:cs="Times New Roman"/>
          <w:spacing w:val="1"/>
          <w:sz w:val="18"/>
          <w:szCs w:val="18"/>
        </w:rPr>
        <w:t>W</w:t>
      </w:r>
      <w:r w:rsidRPr="006D3085">
        <w:rPr>
          <w:rFonts w:eastAsia="Times New Roman" w:cs="Times New Roman"/>
          <w:sz w:val="18"/>
          <w:szCs w:val="18"/>
        </w:rPr>
        <w:t>AR</w:t>
      </w:r>
      <w:r w:rsidRPr="006D3085">
        <w:rPr>
          <w:rFonts w:eastAsia="Times New Roman" w:cs="Times New Roman"/>
          <w:spacing w:val="3"/>
          <w:sz w:val="18"/>
          <w:szCs w:val="18"/>
        </w:rPr>
        <w:t>R</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1"/>
          <w:sz w:val="18"/>
          <w:szCs w:val="18"/>
        </w:rPr>
        <w:t>E</w:t>
      </w:r>
      <w:r w:rsidRPr="006D3085">
        <w:rPr>
          <w:rFonts w:eastAsia="Times New Roman" w:cs="Times New Roman"/>
          <w:sz w:val="18"/>
          <w:szCs w:val="18"/>
        </w:rPr>
        <w:t>S</w:t>
      </w:r>
      <w:r w:rsidRPr="006D3085">
        <w:rPr>
          <w:rFonts w:eastAsia="Times New Roman" w:cs="Times New Roman"/>
          <w:spacing w:val="-10"/>
          <w:sz w:val="18"/>
          <w:szCs w:val="18"/>
        </w:rPr>
        <w:t xml:space="preserve"> </w:t>
      </w:r>
      <w:r w:rsidRPr="006D3085">
        <w:rPr>
          <w:rFonts w:eastAsia="Times New Roman" w:cs="Times New Roman"/>
          <w:sz w:val="18"/>
          <w:szCs w:val="18"/>
        </w:rPr>
        <w:t xml:space="preserve">OF </w:t>
      </w:r>
      <w:r w:rsidRPr="006D3085">
        <w:rPr>
          <w:rFonts w:eastAsia="Times New Roman" w:cs="Times New Roman"/>
          <w:spacing w:val="1"/>
          <w:w w:val="99"/>
          <w:sz w:val="18"/>
          <w:szCs w:val="18"/>
        </w:rPr>
        <w:t>ME</w:t>
      </w:r>
      <w:r w:rsidRPr="006D3085">
        <w:rPr>
          <w:rFonts w:eastAsia="Times New Roman" w:cs="Times New Roman"/>
          <w:w w:val="99"/>
          <w:sz w:val="18"/>
          <w:szCs w:val="18"/>
        </w:rPr>
        <w:t>RCH</w:t>
      </w:r>
      <w:r w:rsidRPr="006D3085">
        <w:rPr>
          <w:rFonts w:eastAsia="Times New Roman" w:cs="Times New Roman"/>
          <w:spacing w:val="-3"/>
          <w:w w:val="99"/>
          <w:sz w:val="18"/>
          <w:szCs w:val="18"/>
        </w:rPr>
        <w:t>A</w:t>
      </w:r>
      <w:r w:rsidRPr="006D3085">
        <w:rPr>
          <w:rFonts w:eastAsia="Times New Roman" w:cs="Times New Roman"/>
          <w:spacing w:val="2"/>
          <w:w w:val="99"/>
          <w:sz w:val="18"/>
          <w:szCs w:val="18"/>
        </w:rPr>
        <w:t>N</w:t>
      </w:r>
      <w:r w:rsidRPr="006D3085">
        <w:rPr>
          <w:rFonts w:eastAsia="Times New Roman" w:cs="Times New Roman"/>
          <w:spacing w:val="1"/>
          <w:w w:val="99"/>
          <w:sz w:val="18"/>
          <w:szCs w:val="18"/>
        </w:rPr>
        <w:t>T</w:t>
      </w:r>
      <w:r w:rsidRPr="006D3085">
        <w:rPr>
          <w:rFonts w:eastAsia="Times New Roman" w:cs="Times New Roman"/>
          <w:spacing w:val="-3"/>
          <w:w w:val="99"/>
          <w:sz w:val="18"/>
          <w:szCs w:val="18"/>
        </w:rPr>
        <w:t>A</w:t>
      </w:r>
      <w:r w:rsidRPr="006D3085">
        <w:rPr>
          <w:rFonts w:eastAsia="Times New Roman" w:cs="Times New Roman"/>
          <w:w w:val="99"/>
          <w:sz w:val="18"/>
          <w:szCs w:val="18"/>
        </w:rPr>
        <w:t>B</w:t>
      </w:r>
      <w:r w:rsidRPr="006D3085">
        <w:rPr>
          <w:rFonts w:eastAsia="Times New Roman" w:cs="Times New Roman"/>
          <w:spacing w:val="3"/>
          <w:w w:val="99"/>
          <w:sz w:val="18"/>
          <w:szCs w:val="18"/>
        </w:rPr>
        <w:t>I</w:t>
      </w:r>
      <w:r w:rsidRPr="006D3085">
        <w:rPr>
          <w:rFonts w:eastAsia="Times New Roman" w:cs="Times New Roman"/>
          <w:spacing w:val="-2"/>
          <w:w w:val="99"/>
          <w:sz w:val="18"/>
          <w:szCs w:val="18"/>
        </w:rPr>
        <w:t>L</w:t>
      </w:r>
      <w:r w:rsidRPr="006D3085">
        <w:rPr>
          <w:rFonts w:eastAsia="Times New Roman" w:cs="Times New Roman"/>
          <w:spacing w:val="3"/>
          <w:w w:val="99"/>
          <w:sz w:val="18"/>
          <w:szCs w:val="18"/>
        </w:rPr>
        <w:t>I</w:t>
      </w:r>
      <w:r w:rsidRPr="006D3085">
        <w:rPr>
          <w:rFonts w:eastAsia="Times New Roman" w:cs="Times New Roman"/>
          <w:spacing w:val="-2"/>
          <w:w w:val="99"/>
          <w:sz w:val="18"/>
          <w:szCs w:val="18"/>
        </w:rPr>
        <w:t>T</w:t>
      </w:r>
      <w:r w:rsidRPr="006D3085">
        <w:rPr>
          <w:rFonts w:eastAsia="Times New Roman" w:cs="Times New Roman"/>
          <w:w w:val="99"/>
          <w:sz w:val="18"/>
          <w:szCs w:val="18"/>
        </w:rPr>
        <w:t>Y</w:t>
      </w:r>
      <w:r w:rsidRPr="006D3085">
        <w:rPr>
          <w:rFonts w:eastAsia="Times New Roman" w:cs="Times New Roman"/>
          <w:w w:val="99"/>
        </w:rPr>
        <w:t>,</w:t>
      </w:r>
      <w:r w:rsidRPr="006D3085">
        <w:rPr>
          <w:rFonts w:eastAsia="Times New Roman" w:cs="Times New Roman"/>
          <w:spacing w:val="-8"/>
          <w:w w:val="99"/>
        </w:rPr>
        <w:t xml:space="preserve"> </w:t>
      </w:r>
      <w:r w:rsidRPr="006D3085">
        <w:rPr>
          <w:rFonts w:eastAsia="Times New Roman" w:cs="Times New Roman"/>
          <w:spacing w:val="1"/>
          <w:sz w:val="18"/>
          <w:szCs w:val="18"/>
        </w:rPr>
        <w:t>F</w:t>
      </w:r>
      <w:r w:rsidRPr="006D3085">
        <w:rPr>
          <w:rFonts w:eastAsia="Times New Roman" w:cs="Times New Roman"/>
          <w:sz w:val="18"/>
          <w:szCs w:val="18"/>
        </w:rPr>
        <w:t>I</w:t>
      </w:r>
      <w:r w:rsidRPr="006D3085">
        <w:rPr>
          <w:rFonts w:eastAsia="Times New Roman" w:cs="Times New Roman"/>
          <w:spacing w:val="-2"/>
          <w:sz w:val="18"/>
          <w:szCs w:val="18"/>
        </w:rPr>
        <w:t>T</w:t>
      </w:r>
      <w:r w:rsidRPr="006D3085">
        <w:rPr>
          <w:rFonts w:eastAsia="Times New Roman" w:cs="Times New Roman"/>
          <w:sz w:val="18"/>
          <w:szCs w:val="18"/>
        </w:rPr>
        <w:t>N</w:t>
      </w:r>
      <w:r w:rsidRPr="006D3085">
        <w:rPr>
          <w:rFonts w:eastAsia="Times New Roman" w:cs="Times New Roman"/>
          <w:spacing w:val="1"/>
          <w:sz w:val="18"/>
          <w:szCs w:val="18"/>
        </w:rPr>
        <w:t>E</w:t>
      </w:r>
      <w:r w:rsidRPr="006D3085">
        <w:rPr>
          <w:rFonts w:eastAsia="Times New Roman" w:cs="Times New Roman"/>
          <w:spacing w:val="3"/>
          <w:sz w:val="18"/>
          <w:szCs w:val="18"/>
        </w:rPr>
        <w:t>S</w:t>
      </w:r>
      <w:r w:rsidRPr="006D3085">
        <w:rPr>
          <w:rFonts w:eastAsia="Times New Roman" w:cs="Times New Roman"/>
          <w:sz w:val="18"/>
          <w:szCs w:val="18"/>
        </w:rPr>
        <w:t>S</w:t>
      </w:r>
      <w:r w:rsidRPr="006D3085">
        <w:rPr>
          <w:rFonts w:eastAsia="Times New Roman" w:cs="Times New Roman"/>
          <w:spacing w:val="-5"/>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 xml:space="preserve"> </w:t>
      </w:r>
      <w:r w:rsidRPr="006D3085">
        <w:rPr>
          <w:rFonts w:eastAsia="Times New Roman" w:cs="Times New Roman"/>
          <w:sz w:val="18"/>
          <w:szCs w:val="18"/>
        </w:rPr>
        <w:t>A</w:t>
      </w:r>
      <w:r w:rsidRPr="006D3085">
        <w:rPr>
          <w:rFonts w:eastAsia="Times New Roman" w:cs="Times New Roman"/>
          <w:spacing w:val="-3"/>
          <w:sz w:val="18"/>
          <w:szCs w:val="18"/>
        </w:rPr>
        <w:t xml:space="preserve"> </w:t>
      </w:r>
      <w:r w:rsidRPr="006D3085">
        <w:rPr>
          <w:rFonts w:eastAsia="Times New Roman" w:cs="Times New Roman"/>
          <w:spacing w:val="3"/>
          <w:sz w:val="18"/>
          <w:szCs w:val="18"/>
        </w:rPr>
        <w:t>P</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2"/>
          <w:sz w:val="18"/>
          <w:szCs w:val="18"/>
        </w:rPr>
        <w:t>T</w:t>
      </w:r>
      <w:r w:rsidRPr="006D3085">
        <w:rPr>
          <w:rFonts w:eastAsia="Times New Roman" w:cs="Times New Roman"/>
          <w:sz w:val="18"/>
          <w:szCs w:val="18"/>
        </w:rPr>
        <w:t>IC</w:t>
      </w:r>
      <w:r w:rsidRPr="006D3085">
        <w:rPr>
          <w:rFonts w:eastAsia="Times New Roman" w:cs="Times New Roman"/>
          <w:spacing w:val="2"/>
          <w:sz w:val="18"/>
          <w:szCs w:val="18"/>
        </w:rPr>
        <w:t>U</w:t>
      </w:r>
      <w:r w:rsidRPr="006D3085">
        <w:rPr>
          <w:rFonts w:eastAsia="Times New Roman" w:cs="Times New Roman"/>
          <w:spacing w:val="1"/>
          <w:sz w:val="18"/>
          <w:szCs w:val="18"/>
        </w:rPr>
        <w:t>L</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10"/>
          <w:sz w:val="18"/>
          <w:szCs w:val="18"/>
        </w:rPr>
        <w:t xml:space="preserve"> </w:t>
      </w:r>
      <w:r w:rsidRPr="006D3085">
        <w:rPr>
          <w:rFonts w:eastAsia="Times New Roman" w:cs="Times New Roman"/>
          <w:spacing w:val="3"/>
          <w:sz w:val="18"/>
          <w:szCs w:val="18"/>
        </w:rPr>
        <w:t>P</w:t>
      </w:r>
      <w:r w:rsidRPr="006D3085">
        <w:rPr>
          <w:rFonts w:eastAsia="Times New Roman" w:cs="Times New Roman"/>
          <w:sz w:val="18"/>
          <w:szCs w:val="18"/>
        </w:rPr>
        <w:t>U</w:t>
      </w:r>
      <w:r w:rsidRPr="006D3085">
        <w:rPr>
          <w:rFonts w:eastAsia="Times New Roman" w:cs="Times New Roman"/>
          <w:spacing w:val="-2"/>
          <w:sz w:val="18"/>
          <w:szCs w:val="18"/>
        </w:rPr>
        <w:t>R</w:t>
      </w:r>
      <w:r w:rsidRPr="006D3085">
        <w:rPr>
          <w:rFonts w:eastAsia="Times New Roman" w:cs="Times New Roman"/>
          <w:spacing w:val="1"/>
          <w:sz w:val="18"/>
          <w:szCs w:val="18"/>
        </w:rPr>
        <w:t>P</w:t>
      </w:r>
      <w:r w:rsidRPr="006D3085">
        <w:rPr>
          <w:rFonts w:eastAsia="Times New Roman" w:cs="Times New Roman"/>
          <w:sz w:val="18"/>
          <w:szCs w:val="18"/>
        </w:rPr>
        <w:t>O</w:t>
      </w:r>
      <w:r w:rsidRPr="006D3085">
        <w:rPr>
          <w:rFonts w:eastAsia="Times New Roman" w:cs="Times New Roman"/>
          <w:spacing w:val="1"/>
          <w:sz w:val="18"/>
          <w:szCs w:val="18"/>
        </w:rPr>
        <w:t>SE</w:t>
      </w:r>
      <w:r w:rsidRPr="006D3085">
        <w:rPr>
          <w:rFonts w:eastAsia="Times New Roman" w:cs="Times New Roman"/>
        </w:rPr>
        <w:t>,</w:t>
      </w:r>
      <w:r w:rsidRPr="006D3085">
        <w:rPr>
          <w:rFonts w:eastAsia="Times New Roman" w:cs="Times New Roman"/>
          <w:spacing w:val="-17"/>
        </w:rPr>
        <w:t xml:space="preserve"> </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1"/>
          <w:sz w:val="18"/>
          <w:szCs w:val="18"/>
        </w:rPr>
        <w:t>T</w:t>
      </w:r>
      <w:r w:rsidRPr="006D3085">
        <w:rPr>
          <w:rFonts w:eastAsia="Times New Roman" w:cs="Times New Roman"/>
          <w:spacing w:val="-2"/>
          <w:sz w:val="18"/>
          <w:szCs w:val="18"/>
        </w:rPr>
        <w:t>L</w:t>
      </w:r>
      <w:r w:rsidRPr="006D3085">
        <w:rPr>
          <w:rFonts w:eastAsia="Times New Roman" w:cs="Times New Roman"/>
          <w:spacing w:val="1"/>
          <w:sz w:val="18"/>
          <w:szCs w:val="18"/>
        </w:rPr>
        <w:t>E</w:t>
      </w:r>
      <w:r w:rsidRPr="006D3085">
        <w:rPr>
          <w:rFonts w:eastAsia="Times New Roman" w:cs="Times New Roman"/>
        </w:rPr>
        <w:t>,</w:t>
      </w:r>
      <w:r w:rsidRPr="006D3085">
        <w:rPr>
          <w:rFonts w:eastAsia="Times New Roman" w:cs="Times New Roman"/>
          <w:spacing w:val="-14"/>
        </w:rPr>
        <w:t xml:space="preserve"> </w:t>
      </w:r>
      <w:r w:rsidRPr="006D3085">
        <w:rPr>
          <w:rFonts w:eastAsia="Times New Roman" w:cs="Times New Roman"/>
          <w:sz w:val="18"/>
          <w:szCs w:val="18"/>
        </w:rPr>
        <w:t>AND</w:t>
      </w:r>
      <w:r w:rsidRPr="006D3085">
        <w:rPr>
          <w:rFonts w:eastAsia="Times New Roman" w:cs="Times New Roman"/>
          <w:spacing w:val="-4"/>
          <w:sz w:val="18"/>
          <w:szCs w:val="18"/>
        </w:rPr>
        <w:t xml:space="preserve"> </w:t>
      </w:r>
      <w:r w:rsidRPr="006D3085">
        <w:rPr>
          <w:rFonts w:eastAsia="Times New Roman" w:cs="Times New Roman"/>
          <w:w w:val="99"/>
          <w:sz w:val="18"/>
          <w:szCs w:val="18"/>
        </w:rPr>
        <w:t>NONIN</w:t>
      </w:r>
      <w:r w:rsidRPr="006D3085">
        <w:rPr>
          <w:rFonts w:eastAsia="Times New Roman" w:cs="Times New Roman"/>
          <w:spacing w:val="1"/>
          <w:w w:val="99"/>
          <w:sz w:val="18"/>
          <w:szCs w:val="18"/>
        </w:rPr>
        <w:t>F</w:t>
      </w:r>
      <w:r w:rsidRPr="006D3085">
        <w:rPr>
          <w:rFonts w:eastAsia="Times New Roman" w:cs="Times New Roman"/>
          <w:w w:val="99"/>
          <w:sz w:val="18"/>
          <w:szCs w:val="18"/>
        </w:rPr>
        <w:t>R</w:t>
      </w:r>
      <w:r w:rsidRPr="006D3085">
        <w:rPr>
          <w:rFonts w:eastAsia="Times New Roman" w:cs="Times New Roman"/>
          <w:spacing w:val="3"/>
          <w:w w:val="99"/>
          <w:sz w:val="18"/>
          <w:szCs w:val="18"/>
        </w:rPr>
        <w:t>I</w:t>
      </w:r>
      <w:r w:rsidRPr="006D3085">
        <w:rPr>
          <w:rFonts w:eastAsia="Times New Roman" w:cs="Times New Roman"/>
          <w:w w:val="99"/>
          <w:sz w:val="18"/>
          <w:szCs w:val="18"/>
        </w:rPr>
        <w:t>N</w:t>
      </w:r>
      <w:r w:rsidRPr="006D3085">
        <w:rPr>
          <w:rFonts w:eastAsia="Times New Roman" w:cs="Times New Roman"/>
          <w:spacing w:val="-3"/>
          <w:w w:val="99"/>
          <w:sz w:val="18"/>
          <w:szCs w:val="18"/>
        </w:rPr>
        <w:t>G</w:t>
      </w:r>
      <w:r w:rsidRPr="006D3085">
        <w:rPr>
          <w:rFonts w:eastAsia="Times New Roman" w:cs="Times New Roman"/>
          <w:spacing w:val="1"/>
          <w:w w:val="99"/>
          <w:sz w:val="18"/>
          <w:szCs w:val="18"/>
        </w:rPr>
        <w:t>EME</w:t>
      </w:r>
      <w:r w:rsidRPr="006D3085">
        <w:rPr>
          <w:rFonts w:eastAsia="Times New Roman" w:cs="Times New Roman"/>
          <w:spacing w:val="2"/>
          <w:w w:val="99"/>
          <w:sz w:val="18"/>
          <w:szCs w:val="18"/>
        </w:rPr>
        <w:t>N</w:t>
      </w:r>
      <w:r w:rsidRPr="006D3085">
        <w:rPr>
          <w:rFonts w:eastAsia="Times New Roman" w:cs="Times New Roman"/>
          <w:w w:val="99"/>
          <w:sz w:val="18"/>
          <w:szCs w:val="18"/>
        </w:rPr>
        <w:t xml:space="preserve">T </w:t>
      </w:r>
      <w:r w:rsidRPr="006D3085">
        <w:rPr>
          <w:rFonts w:eastAsia="Times New Roman" w:cs="Times New Roman"/>
          <w:sz w:val="18"/>
          <w:szCs w:val="18"/>
        </w:rPr>
        <w:t xml:space="preserve">OF </w:t>
      </w:r>
      <w:r w:rsidRPr="006D3085">
        <w:rPr>
          <w:rFonts w:eastAsia="Times New Roman" w:cs="Times New Roman"/>
          <w:spacing w:val="-2"/>
          <w:sz w:val="18"/>
          <w:szCs w:val="18"/>
        </w:rPr>
        <w:t>T</w:t>
      </w:r>
      <w:r w:rsidRPr="006D3085">
        <w:rPr>
          <w:rFonts w:eastAsia="Times New Roman" w:cs="Times New Roman"/>
          <w:sz w:val="18"/>
          <w:szCs w:val="18"/>
        </w:rPr>
        <w:t>HIR</w:t>
      </w:r>
      <w:r w:rsidRPr="006D3085">
        <w:rPr>
          <w:rFonts w:eastAsia="Times New Roman" w:cs="Times New Roman"/>
          <w:spacing w:val="2"/>
          <w:sz w:val="18"/>
          <w:szCs w:val="18"/>
        </w:rPr>
        <w:t>D</w:t>
      </w:r>
      <w:r w:rsidRPr="006D3085">
        <w:rPr>
          <w:rFonts w:eastAsia="Times New Roman" w:cs="Times New Roman"/>
        </w:rPr>
        <w:t xml:space="preserve">- </w:t>
      </w:r>
      <w:r w:rsidRPr="006D3085">
        <w:rPr>
          <w:rFonts w:eastAsia="Times New Roman" w:cs="Times New Roman"/>
          <w:spacing w:val="3"/>
          <w:sz w:val="18"/>
          <w:szCs w:val="18"/>
        </w:rPr>
        <w:t>P</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2"/>
          <w:sz w:val="18"/>
          <w:szCs w:val="18"/>
        </w:rPr>
        <w:t>T</w:t>
      </w:r>
      <w:r w:rsidRPr="006D3085">
        <w:rPr>
          <w:rFonts w:eastAsia="Times New Roman" w:cs="Times New Roman"/>
          <w:sz w:val="18"/>
          <w:szCs w:val="18"/>
        </w:rPr>
        <w:t>Y</w:t>
      </w:r>
      <w:r w:rsidRPr="006D3085">
        <w:rPr>
          <w:rFonts w:eastAsia="Times New Roman" w:cs="Times New Roman"/>
          <w:spacing w:val="-6"/>
          <w:sz w:val="18"/>
          <w:szCs w:val="18"/>
        </w:rPr>
        <w:t xml:space="preserve"> </w:t>
      </w:r>
      <w:r w:rsidRPr="006D3085">
        <w:rPr>
          <w:rFonts w:eastAsia="Times New Roman" w:cs="Times New Roman"/>
          <w:sz w:val="18"/>
          <w:szCs w:val="18"/>
        </w:rPr>
        <w:t>R</w:t>
      </w:r>
      <w:r w:rsidRPr="006D3085">
        <w:rPr>
          <w:rFonts w:eastAsia="Times New Roman" w:cs="Times New Roman"/>
          <w:spacing w:val="3"/>
          <w:sz w:val="18"/>
          <w:szCs w:val="18"/>
        </w:rPr>
        <w:t>I</w:t>
      </w:r>
      <w:r w:rsidRPr="006D3085">
        <w:rPr>
          <w:rFonts w:eastAsia="Times New Roman" w:cs="Times New Roman"/>
          <w:spacing w:val="-3"/>
          <w:sz w:val="18"/>
          <w:szCs w:val="18"/>
        </w:rPr>
        <w:t>G</w:t>
      </w:r>
      <w:r w:rsidRPr="006D3085">
        <w:rPr>
          <w:rFonts w:eastAsia="Times New Roman" w:cs="Times New Roman"/>
          <w:spacing w:val="2"/>
          <w:sz w:val="18"/>
          <w:szCs w:val="18"/>
        </w:rPr>
        <w:t>H</w:t>
      </w:r>
      <w:r w:rsidRPr="006D3085">
        <w:rPr>
          <w:rFonts w:eastAsia="Times New Roman" w:cs="Times New Roman"/>
          <w:spacing w:val="-2"/>
          <w:sz w:val="18"/>
          <w:szCs w:val="18"/>
        </w:rPr>
        <w:t>T</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15"/>
        </w:rPr>
        <w:t xml:space="preserve"> </w:t>
      </w:r>
      <w:r w:rsidRPr="006D3085">
        <w:rPr>
          <w:rFonts w:eastAsia="Times New Roman" w:cs="Times New Roman"/>
          <w:spacing w:val="-1"/>
        </w:rPr>
        <w:t>N</w:t>
      </w:r>
      <w:r w:rsidRPr="006D3085">
        <w:rPr>
          <w:rFonts w:eastAsia="Times New Roman" w:cs="Times New Roman"/>
          <w:sz w:val="18"/>
          <w:szCs w:val="18"/>
        </w:rPr>
        <w:t>O</w:t>
      </w:r>
      <w:r w:rsidRPr="006D3085">
        <w:rPr>
          <w:rFonts w:eastAsia="Times New Roman" w:cs="Times New Roman"/>
          <w:spacing w:val="-1"/>
          <w:sz w:val="18"/>
          <w:szCs w:val="18"/>
        </w:rPr>
        <w:t xml:space="preserve"> </w:t>
      </w:r>
      <w:r w:rsidRPr="006D3085">
        <w:rPr>
          <w:rFonts w:eastAsia="Times New Roman" w:cs="Times New Roman"/>
          <w:sz w:val="18"/>
          <w:szCs w:val="18"/>
        </w:rPr>
        <w:t>O</w:t>
      </w:r>
      <w:r w:rsidRPr="006D3085">
        <w:rPr>
          <w:rFonts w:eastAsia="Times New Roman" w:cs="Times New Roman"/>
          <w:spacing w:val="3"/>
          <w:sz w:val="18"/>
          <w:szCs w:val="18"/>
        </w:rPr>
        <w:t>R</w:t>
      </w:r>
      <w:r w:rsidRPr="006D3085">
        <w:rPr>
          <w:rFonts w:eastAsia="Times New Roman" w:cs="Times New Roman"/>
          <w:spacing w:val="-3"/>
          <w:sz w:val="18"/>
          <w:szCs w:val="18"/>
        </w:rPr>
        <w:t>A</w:t>
      </w:r>
      <w:r w:rsidRPr="006D3085">
        <w:rPr>
          <w:rFonts w:eastAsia="Times New Roman" w:cs="Times New Roman"/>
          <w:sz w:val="18"/>
          <w:szCs w:val="18"/>
        </w:rPr>
        <w:t>L</w:t>
      </w:r>
      <w:r w:rsidRPr="006D3085">
        <w:rPr>
          <w:rFonts w:eastAsia="Times New Roman" w:cs="Times New Roman"/>
          <w:spacing w:val="-6"/>
          <w:sz w:val="18"/>
          <w:szCs w:val="18"/>
        </w:rPr>
        <w:t xml:space="preserve"> </w:t>
      </w:r>
      <w:r w:rsidRPr="006D3085">
        <w:rPr>
          <w:rFonts w:eastAsia="Times New Roman" w:cs="Times New Roman"/>
          <w:spacing w:val="2"/>
          <w:sz w:val="18"/>
          <w:szCs w:val="18"/>
        </w:rPr>
        <w:t>O</w:t>
      </w:r>
      <w:r w:rsidRPr="006D3085">
        <w:rPr>
          <w:rFonts w:eastAsia="Times New Roman" w:cs="Times New Roman"/>
          <w:sz w:val="18"/>
          <w:szCs w:val="18"/>
        </w:rPr>
        <w:t>R</w:t>
      </w:r>
      <w:r w:rsidRPr="006D3085">
        <w:rPr>
          <w:rFonts w:eastAsia="Times New Roman" w:cs="Times New Roman"/>
          <w:spacing w:val="-2"/>
          <w:sz w:val="18"/>
          <w:szCs w:val="18"/>
        </w:rPr>
        <w:t xml:space="preserve"> W</w:t>
      </w:r>
      <w:r w:rsidRPr="006D3085">
        <w:rPr>
          <w:rFonts w:eastAsia="Times New Roman" w:cs="Times New Roman"/>
          <w:sz w:val="18"/>
          <w:szCs w:val="18"/>
        </w:rPr>
        <w:t>RI</w:t>
      </w:r>
      <w:r w:rsidRPr="006D3085">
        <w:rPr>
          <w:rFonts w:eastAsia="Times New Roman" w:cs="Times New Roman"/>
          <w:spacing w:val="1"/>
          <w:sz w:val="18"/>
          <w:szCs w:val="18"/>
        </w:rPr>
        <w:t>T</w:t>
      </w:r>
      <w:r w:rsidRPr="006D3085">
        <w:rPr>
          <w:rFonts w:eastAsia="Times New Roman" w:cs="Times New Roman"/>
          <w:spacing w:val="-2"/>
          <w:sz w:val="18"/>
          <w:szCs w:val="18"/>
        </w:rPr>
        <w:t>T</w:t>
      </w:r>
      <w:r w:rsidRPr="006D3085">
        <w:rPr>
          <w:rFonts w:eastAsia="Times New Roman" w:cs="Times New Roman"/>
          <w:spacing w:val="1"/>
          <w:sz w:val="18"/>
          <w:szCs w:val="18"/>
        </w:rPr>
        <w:t>E</w:t>
      </w:r>
      <w:r w:rsidRPr="006D3085">
        <w:rPr>
          <w:rFonts w:eastAsia="Times New Roman" w:cs="Times New Roman"/>
          <w:sz w:val="18"/>
          <w:szCs w:val="18"/>
        </w:rPr>
        <w:t>N</w:t>
      </w:r>
      <w:r w:rsidRPr="006D3085">
        <w:rPr>
          <w:rFonts w:eastAsia="Times New Roman" w:cs="Times New Roman"/>
          <w:spacing w:val="-8"/>
          <w:sz w:val="18"/>
          <w:szCs w:val="18"/>
        </w:rPr>
        <w:t xml:space="preserve"> </w:t>
      </w:r>
      <w:r w:rsidRPr="006D3085">
        <w:rPr>
          <w:rFonts w:eastAsia="Times New Roman" w:cs="Times New Roman"/>
          <w:sz w:val="18"/>
          <w:szCs w:val="18"/>
        </w:rPr>
        <w:t>IN</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M</w:t>
      </w:r>
      <w:r w:rsidRPr="006D3085">
        <w:rPr>
          <w:rFonts w:eastAsia="Times New Roman" w:cs="Times New Roman"/>
          <w:sz w:val="18"/>
          <w:szCs w:val="18"/>
        </w:rPr>
        <w:t>A</w:t>
      </w:r>
      <w:r w:rsidRPr="006D3085">
        <w:rPr>
          <w:rFonts w:eastAsia="Times New Roman" w:cs="Times New Roman"/>
          <w:spacing w:val="-2"/>
          <w:sz w:val="18"/>
          <w:szCs w:val="18"/>
        </w:rPr>
        <w:t>T</w:t>
      </w:r>
      <w:r w:rsidRPr="006D3085">
        <w:rPr>
          <w:rFonts w:eastAsia="Times New Roman" w:cs="Times New Roman"/>
          <w:sz w:val="18"/>
          <w:szCs w:val="18"/>
        </w:rPr>
        <w:t>ION</w:t>
      </w:r>
      <w:r w:rsidRPr="006D3085">
        <w:rPr>
          <w:rFonts w:eastAsia="Times New Roman" w:cs="Times New Roman"/>
          <w:spacing w:val="-13"/>
          <w:sz w:val="18"/>
          <w:szCs w:val="18"/>
        </w:rPr>
        <w:t xml:space="preserve"> </w:t>
      </w:r>
      <w:r w:rsidRPr="006D3085">
        <w:rPr>
          <w:rFonts w:eastAsia="Times New Roman" w:cs="Times New Roman"/>
          <w:spacing w:val="2"/>
          <w:sz w:val="18"/>
          <w:szCs w:val="18"/>
        </w:rPr>
        <w:t>O</w:t>
      </w:r>
      <w:r w:rsidRPr="006D3085">
        <w:rPr>
          <w:rFonts w:eastAsia="Times New Roman" w:cs="Times New Roman"/>
          <w:sz w:val="18"/>
          <w:szCs w:val="18"/>
        </w:rPr>
        <w:t>R</w:t>
      </w:r>
      <w:r w:rsidRPr="006D3085">
        <w:rPr>
          <w:rFonts w:eastAsia="Times New Roman" w:cs="Times New Roman"/>
          <w:spacing w:val="-2"/>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D</w:t>
      </w:r>
      <w:r w:rsidRPr="006D3085">
        <w:rPr>
          <w:rFonts w:eastAsia="Times New Roman" w:cs="Times New Roman"/>
          <w:spacing w:val="2"/>
          <w:sz w:val="18"/>
          <w:szCs w:val="18"/>
        </w:rPr>
        <w:t>V</w:t>
      </w:r>
      <w:r w:rsidRPr="006D3085">
        <w:rPr>
          <w:rFonts w:eastAsia="Times New Roman" w:cs="Times New Roman"/>
          <w:sz w:val="18"/>
          <w:szCs w:val="18"/>
        </w:rPr>
        <w:t>ICE</w:t>
      </w:r>
      <w:r w:rsidRPr="006D3085">
        <w:rPr>
          <w:rFonts w:eastAsia="Times New Roman" w:cs="Times New Roman"/>
          <w:spacing w:val="-6"/>
          <w:sz w:val="18"/>
          <w:szCs w:val="18"/>
        </w:rPr>
        <w:t xml:space="preserve"> </w:t>
      </w:r>
      <w:r w:rsidRPr="006D3085">
        <w:rPr>
          <w:rFonts w:eastAsia="Times New Roman" w:cs="Times New Roman"/>
          <w:spacing w:val="-3"/>
          <w:sz w:val="18"/>
          <w:szCs w:val="18"/>
        </w:rPr>
        <w:t>G</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N</w:t>
      </w:r>
      <w:r w:rsidRPr="006D3085">
        <w:rPr>
          <w:rFonts w:eastAsia="Times New Roman" w:cs="Times New Roman"/>
          <w:spacing w:val="-6"/>
          <w:sz w:val="18"/>
          <w:szCs w:val="18"/>
        </w:rPr>
        <w:t xml:space="preserve"> </w:t>
      </w:r>
      <w:r w:rsidRPr="006D3085">
        <w:rPr>
          <w:rFonts w:eastAsia="Times New Roman" w:cs="Times New Roman"/>
          <w:sz w:val="18"/>
          <w:szCs w:val="18"/>
        </w:rPr>
        <w:t>BY</w:t>
      </w:r>
      <w:r w:rsidRPr="006D3085">
        <w:rPr>
          <w:rFonts w:eastAsia="Times New Roman" w:cs="Times New Roman"/>
          <w:spacing w:val="-3"/>
          <w:sz w:val="18"/>
          <w:szCs w:val="18"/>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5"/>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w:t>
      </w:r>
      <w:r w:rsidRPr="006D3085">
        <w:rPr>
          <w:rFonts w:eastAsia="Times New Roman" w:cs="Times New Roman"/>
          <w:sz w:val="18"/>
          <w:szCs w:val="18"/>
        </w:rPr>
        <w:t>I</w:t>
      </w:r>
      <w:r w:rsidRPr="006D3085">
        <w:rPr>
          <w:rFonts w:eastAsia="Times New Roman" w:cs="Times New Roman"/>
          <w:spacing w:val="-2"/>
          <w:sz w:val="18"/>
          <w:szCs w:val="18"/>
        </w:rPr>
        <w:t>T</w:t>
      </w:r>
      <w:r w:rsidRPr="006D3085">
        <w:rPr>
          <w:rFonts w:eastAsia="Times New Roman" w:cs="Times New Roman"/>
          <w:sz w:val="18"/>
          <w:szCs w:val="18"/>
        </w:rPr>
        <w:t>S</w:t>
      </w:r>
      <w:r w:rsidRPr="006D3085">
        <w:rPr>
          <w:rFonts w:eastAsia="Times New Roman" w:cs="Times New Roman"/>
          <w:spacing w:val="-1"/>
          <w:sz w:val="18"/>
          <w:szCs w:val="18"/>
        </w:rPr>
        <w:t xml:space="preserve"> </w:t>
      </w:r>
      <w:r w:rsidRPr="006D3085">
        <w:rPr>
          <w:rFonts w:eastAsia="Times New Roman" w:cs="Times New Roman"/>
          <w:sz w:val="18"/>
          <w:szCs w:val="18"/>
        </w:rPr>
        <w:t>D</w:t>
      </w:r>
      <w:r w:rsidRPr="006D3085">
        <w:rPr>
          <w:rFonts w:eastAsia="Times New Roman" w:cs="Times New Roman"/>
          <w:spacing w:val="1"/>
          <w:sz w:val="18"/>
          <w:szCs w:val="18"/>
        </w:rPr>
        <w:t>E</w:t>
      </w:r>
      <w:r w:rsidRPr="006D3085">
        <w:rPr>
          <w:rFonts w:eastAsia="Times New Roman" w:cs="Times New Roman"/>
          <w:spacing w:val="-3"/>
          <w:sz w:val="18"/>
          <w:szCs w:val="18"/>
        </w:rPr>
        <w:t>A</w:t>
      </w:r>
      <w:r w:rsidRPr="006D3085">
        <w:rPr>
          <w:rFonts w:eastAsia="Times New Roman" w:cs="Times New Roman"/>
          <w:spacing w:val="-2"/>
          <w:sz w:val="18"/>
          <w:szCs w:val="18"/>
        </w:rPr>
        <w:t>L</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1"/>
          <w:sz w:val="18"/>
          <w:szCs w:val="18"/>
        </w:rPr>
        <w:t>S</w:t>
      </w:r>
      <w:r w:rsidRPr="006D3085">
        <w:rPr>
          <w:rFonts w:eastAsia="Times New Roman" w:cs="Times New Roman"/>
        </w:rPr>
        <w:t xml:space="preserve">, </w:t>
      </w:r>
      <w:r w:rsidRPr="006D3085">
        <w:rPr>
          <w:rFonts w:eastAsia="Times New Roman" w:cs="Times New Roman"/>
          <w:sz w:val="18"/>
          <w:szCs w:val="18"/>
        </w:rPr>
        <w:t>DI</w:t>
      </w:r>
      <w:r w:rsidRPr="006D3085">
        <w:rPr>
          <w:rFonts w:eastAsia="Times New Roman" w:cs="Times New Roman"/>
          <w:spacing w:val="1"/>
          <w:sz w:val="18"/>
          <w:szCs w:val="18"/>
        </w:rPr>
        <w:t>S</w:t>
      </w:r>
      <w:r w:rsidRPr="006D3085">
        <w:rPr>
          <w:rFonts w:eastAsia="Times New Roman" w:cs="Times New Roman"/>
          <w:spacing w:val="-2"/>
          <w:sz w:val="18"/>
          <w:szCs w:val="18"/>
        </w:rPr>
        <w:t>T</w:t>
      </w:r>
      <w:r w:rsidRPr="006D3085">
        <w:rPr>
          <w:rFonts w:eastAsia="Times New Roman" w:cs="Times New Roman"/>
          <w:sz w:val="18"/>
          <w:szCs w:val="18"/>
        </w:rPr>
        <w:t>RIB</w:t>
      </w:r>
      <w:r w:rsidRPr="006D3085">
        <w:rPr>
          <w:rFonts w:eastAsia="Times New Roman" w:cs="Times New Roman"/>
          <w:spacing w:val="2"/>
          <w:sz w:val="18"/>
          <w:szCs w:val="18"/>
        </w:rPr>
        <w:t>U</w:t>
      </w:r>
      <w:r w:rsidRPr="006D3085">
        <w:rPr>
          <w:rFonts w:eastAsia="Times New Roman" w:cs="Times New Roman"/>
          <w:spacing w:val="-2"/>
          <w:sz w:val="18"/>
          <w:szCs w:val="18"/>
        </w:rPr>
        <w:t>T</w:t>
      </w:r>
      <w:r w:rsidRPr="006D3085">
        <w:rPr>
          <w:rFonts w:eastAsia="Times New Roman" w:cs="Times New Roman"/>
          <w:sz w:val="18"/>
          <w:szCs w:val="18"/>
        </w:rPr>
        <w:t>OR</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22"/>
        </w:rPr>
        <w:t xml:space="preserve"> </w:t>
      </w:r>
      <w:r w:rsidRPr="006D3085">
        <w:rPr>
          <w:rFonts w:eastAsia="Times New Roman" w:cs="Times New Roman"/>
          <w:sz w:val="18"/>
          <w:szCs w:val="18"/>
        </w:rPr>
        <w:t>A</w:t>
      </w:r>
      <w:r w:rsidRPr="006D3085">
        <w:rPr>
          <w:rFonts w:eastAsia="Times New Roman" w:cs="Times New Roman"/>
          <w:spacing w:val="-3"/>
          <w:sz w:val="18"/>
          <w:szCs w:val="18"/>
        </w:rPr>
        <w:t>G</w:t>
      </w:r>
      <w:r w:rsidRPr="006D3085">
        <w:rPr>
          <w:rFonts w:eastAsia="Times New Roman" w:cs="Times New Roman"/>
          <w:spacing w:val="3"/>
          <w:sz w:val="18"/>
          <w:szCs w:val="18"/>
        </w:rPr>
        <w:t>E</w:t>
      </w:r>
      <w:r w:rsidRPr="006D3085">
        <w:rPr>
          <w:rFonts w:eastAsia="Times New Roman" w:cs="Times New Roman"/>
          <w:sz w:val="18"/>
          <w:szCs w:val="18"/>
        </w:rPr>
        <w:t>N</w:t>
      </w:r>
      <w:r w:rsidRPr="006D3085">
        <w:rPr>
          <w:rFonts w:eastAsia="Times New Roman" w:cs="Times New Roman"/>
          <w:spacing w:val="-2"/>
          <w:sz w:val="18"/>
          <w:szCs w:val="18"/>
        </w:rPr>
        <w:t>T</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16"/>
        </w:rPr>
        <w:t xml:space="preserve"> </w:t>
      </w:r>
      <w:r w:rsidRPr="006D3085">
        <w:rPr>
          <w:rFonts w:eastAsia="Times New Roman" w:cs="Times New Roman"/>
          <w:sz w:val="18"/>
          <w:szCs w:val="18"/>
        </w:rPr>
        <w:t xml:space="preserve">OR </w:t>
      </w:r>
      <w:r w:rsidRPr="006D3085">
        <w:rPr>
          <w:rFonts w:eastAsia="Times New Roman" w:cs="Times New Roman"/>
          <w:spacing w:val="1"/>
          <w:sz w:val="18"/>
          <w:szCs w:val="18"/>
        </w:rPr>
        <w:t>E</w:t>
      </w:r>
      <w:r w:rsidRPr="006D3085">
        <w:rPr>
          <w:rFonts w:eastAsia="Times New Roman" w:cs="Times New Roman"/>
          <w:spacing w:val="-1"/>
          <w:sz w:val="18"/>
          <w:szCs w:val="18"/>
        </w:rPr>
        <w:t>M</w:t>
      </w:r>
      <w:r w:rsidRPr="006D3085">
        <w:rPr>
          <w:rFonts w:eastAsia="Times New Roman" w:cs="Times New Roman"/>
          <w:spacing w:val="3"/>
          <w:sz w:val="18"/>
          <w:szCs w:val="18"/>
        </w:rPr>
        <w:t>P</w:t>
      </w:r>
      <w:r w:rsidRPr="006D3085">
        <w:rPr>
          <w:rFonts w:eastAsia="Times New Roman" w:cs="Times New Roman"/>
          <w:spacing w:val="-2"/>
          <w:sz w:val="18"/>
          <w:szCs w:val="18"/>
        </w:rPr>
        <w:t>L</w:t>
      </w:r>
      <w:r w:rsidRPr="006D3085">
        <w:rPr>
          <w:rFonts w:eastAsia="Times New Roman" w:cs="Times New Roman"/>
          <w:sz w:val="18"/>
          <w:szCs w:val="18"/>
        </w:rPr>
        <w:t>OY</w:t>
      </w:r>
      <w:r w:rsidRPr="006D3085">
        <w:rPr>
          <w:rFonts w:eastAsia="Times New Roman" w:cs="Times New Roman"/>
          <w:spacing w:val="1"/>
          <w:sz w:val="18"/>
          <w:szCs w:val="18"/>
        </w:rPr>
        <w:t>EE</w:t>
      </w:r>
      <w:r w:rsidRPr="006D3085">
        <w:rPr>
          <w:rFonts w:eastAsia="Times New Roman" w:cs="Times New Roman"/>
          <w:sz w:val="18"/>
          <w:szCs w:val="18"/>
        </w:rPr>
        <w:t>S</w:t>
      </w:r>
      <w:r w:rsidRPr="006D3085">
        <w:rPr>
          <w:rFonts w:eastAsia="Times New Roman" w:cs="Times New Roman"/>
          <w:spacing w:val="-9"/>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H</w:t>
      </w:r>
      <w:r w:rsidRPr="006D3085">
        <w:rPr>
          <w:rFonts w:eastAsia="Times New Roman" w:cs="Times New Roman"/>
          <w:spacing w:val="-3"/>
          <w:sz w:val="18"/>
          <w:szCs w:val="18"/>
        </w:rPr>
        <w:t>A</w:t>
      </w:r>
      <w:r w:rsidRPr="006D3085">
        <w:rPr>
          <w:rFonts w:eastAsia="Times New Roman" w:cs="Times New Roman"/>
          <w:spacing w:val="1"/>
          <w:sz w:val="18"/>
          <w:szCs w:val="18"/>
        </w:rPr>
        <w:t>L</w:t>
      </w:r>
      <w:r w:rsidRPr="006D3085">
        <w:rPr>
          <w:rFonts w:eastAsia="Times New Roman" w:cs="Times New Roman"/>
          <w:sz w:val="18"/>
          <w:szCs w:val="18"/>
        </w:rPr>
        <w:t>L</w:t>
      </w:r>
      <w:r w:rsidRPr="006D3085">
        <w:rPr>
          <w:rFonts w:eastAsia="Times New Roman" w:cs="Times New Roman"/>
          <w:spacing w:val="-7"/>
          <w:sz w:val="18"/>
          <w:szCs w:val="18"/>
        </w:rPr>
        <w:t xml:space="preserve"> </w:t>
      </w:r>
      <w:r w:rsidRPr="006D3085">
        <w:rPr>
          <w:rFonts w:eastAsia="Times New Roman" w:cs="Times New Roman"/>
          <w:sz w:val="18"/>
          <w:szCs w:val="18"/>
        </w:rPr>
        <w:t>IN</w:t>
      </w:r>
      <w:r w:rsidRPr="006D3085">
        <w:rPr>
          <w:rFonts w:eastAsia="Times New Roman" w:cs="Times New Roman"/>
          <w:spacing w:val="1"/>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NY</w:t>
      </w:r>
      <w:r w:rsidRPr="006D3085">
        <w:rPr>
          <w:rFonts w:eastAsia="Times New Roman" w:cs="Times New Roman"/>
          <w:spacing w:val="-1"/>
          <w:sz w:val="18"/>
          <w:szCs w:val="18"/>
        </w:rPr>
        <w:t xml:space="preserve"> </w:t>
      </w:r>
      <w:r w:rsidRPr="006D3085">
        <w:rPr>
          <w:rFonts w:eastAsia="Times New Roman" w:cs="Times New Roman"/>
          <w:spacing w:val="1"/>
          <w:sz w:val="18"/>
          <w:szCs w:val="18"/>
        </w:rPr>
        <w:t>W</w:t>
      </w:r>
      <w:r w:rsidRPr="006D3085">
        <w:rPr>
          <w:rFonts w:eastAsia="Times New Roman" w:cs="Times New Roman"/>
          <w:spacing w:val="-3"/>
          <w:sz w:val="18"/>
          <w:szCs w:val="18"/>
        </w:rPr>
        <w:t>A</w:t>
      </w:r>
      <w:r w:rsidRPr="006D3085">
        <w:rPr>
          <w:rFonts w:eastAsia="Times New Roman" w:cs="Times New Roman"/>
          <w:sz w:val="18"/>
          <w:szCs w:val="18"/>
        </w:rPr>
        <w:t>Y</w:t>
      </w:r>
      <w:r w:rsidRPr="006D3085">
        <w:rPr>
          <w:rFonts w:eastAsia="Times New Roman" w:cs="Times New Roman"/>
          <w:spacing w:val="-4"/>
          <w:sz w:val="18"/>
          <w:szCs w:val="18"/>
        </w:rPr>
        <w:t xml:space="preserve"> </w:t>
      </w:r>
      <w:r w:rsidRPr="006D3085">
        <w:rPr>
          <w:rFonts w:eastAsia="Times New Roman" w:cs="Times New Roman"/>
          <w:sz w:val="18"/>
          <w:szCs w:val="18"/>
        </w:rPr>
        <w:t>INCR</w:t>
      </w:r>
      <w:r w:rsidRPr="006D3085">
        <w:rPr>
          <w:rFonts w:eastAsia="Times New Roman" w:cs="Times New Roman"/>
          <w:spacing w:val="3"/>
          <w:sz w:val="18"/>
          <w:szCs w:val="18"/>
        </w:rPr>
        <w:t>E</w:t>
      </w:r>
      <w:r w:rsidRPr="006D3085">
        <w:rPr>
          <w:rFonts w:eastAsia="Times New Roman" w:cs="Times New Roman"/>
          <w:spacing w:val="-3"/>
          <w:sz w:val="18"/>
          <w:szCs w:val="18"/>
        </w:rPr>
        <w:t>A</w:t>
      </w:r>
      <w:r w:rsidRPr="006D3085">
        <w:rPr>
          <w:rFonts w:eastAsia="Times New Roman" w:cs="Times New Roman"/>
          <w:spacing w:val="1"/>
          <w:sz w:val="18"/>
          <w:szCs w:val="18"/>
        </w:rPr>
        <w:t>S</w:t>
      </w:r>
      <w:r w:rsidRPr="006D3085">
        <w:rPr>
          <w:rFonts w:eastAsia="Times New Roman" w:cs="Times New Roman"/>
          <w:sz w:val="18"/>
          <w:szCs w:val="18"/>
        </w:rPr>
        <w:t>E</w:t>
      </w:r>
      <w:r w:rsidRPr="006D3085">
        <w:rPr>
          <w:rFonts w:eastAsia="Times New Roman" w:cs="Times New Roman"/>
          <w:spacing w:val="-8"/>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HE</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CO</w:t>
      </w:r>
      <w:r w:rsidRPr="006D3085">
        <w:rPr>
          <w:rFonts w:eastAsia="Times New Roman" w:cs="Times New Roman"/>
          <w:spacing w:val="3"/>
          <w:sz w:val="18"/>
          <w:szCs w:val="18"/>
        </w:rPr>
        <w:t>P</w:t>
      </w:r>
      <w:r w:rsidRPr="006D3085">
        <w:rPr>
          <w:rFonts w:eastAsia="Times New Roman" w:cs="Times New Roman"/>
          <w:sz w:val="18"/>
          <w:szCs w:val="18"/>
        </w:rPr>
        <w:t>E</w:t>
      </w:r>
      <w:r w:rsidRPr="006D3085">
        <w:rPr>
          <w:rFonts w:eastAsia="Times New Roman" w:cs="Times New Roman"/>
          <w:spacing w:val="-7"/>
          <w:sz w:val="18"/>
          <w:szCs w:val="18"/>
        </w:rPr>
        <w:t xml:space="preserve"> </w:t>
      </w:r>
      <w:r w:rsidRPr="006D3085">
        <w:rPr>
          <w:rFonts w:eastAsia="Times New Roman" w:cs="Times New Roman"/>
          <w:sz w:val="18"/>
          <w:szCs w:val="18"/>
        </w:rPr>
        <w:t xml:space="preserve">OF </w:t>
      </w:r>
      <w:r w:rsidRPr="006D3085">
        <w:rPr>
          <w:rFonts w:eastAsia="Times New Roman" w:cs="Times New Roman"/>
          <w:spacing w:val="-2"/>
          <w:sz w:val="18"/>
          <w:szCs w:val="18"/>
        </w:rPr>
        <w:t>T</w:t>
      </w:r>
      <w:r w:rsidRPr="006D3085">
        <w:rPr>
          <w:rFonts w:eastAsia="Times New Roman" w:cs="Times New Roman"/>
          <w:sz w:val="18"/>
          <w:szCs w:val="18"/>
        </w:rPr>
        <w:t>HIS</w:t>
      </w:r>
      <w:r w:rsidRPr="006D3085">
        <w:rPr>
          <w:rFonts w:eastAsia="Times New Roman" w:cs="Times New Roman"/>
          <w:spacing w:val="-2"/>
          <w:sz w:val="18"/>
          <w:szCs w:val="18"/>
        </w:rPr>
        <w:t xml:space="preserve"> </w:t>
      </w:r>
      <w:r w:rsidRPr="006D3085">
        <w:rPr>
          <w:rFonts w:eastAsia="Times New Roman" w:cs="Times New Roman"/>
          <w:spacing w:val="1"/>
          <w:sz w:val="18"/>
          <w:szCs w:val="18"/>
        </w:rPr>
        <w:t>W</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3"/>
          <w:sz w:val="18"/>
          <w:szCs w:val="18"/>
        </w:rPr>
        <w:t>R</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pacing w:val="-2"/>
          <w:sz w:val="18"/>
          <w:szCs w:val="18"/>
        </w:rPr>
        <w:t>T</w:t>
      </w:r>
      <w:r w:rsidRPr="006D3085">
        <w:rPr>
          <w:rFonts w:eastAsia="Times New Roman" w:cs="Times New Roman"/>
          <w:sz w:val="18"/>
          <w:szCs w:val="18"/>
        </w:rPr>
        <w:t>Y</w:t>
      </w:r>
      <w:r w:rsidRPr="006D3085">
        <w:rPr>
          <w:rFonts w:eastAsia="Times New Roman" w:cs="Times New Roman"/>
        </w:rPr>
        <w:t xml:space="preserve">. </w:t>
      </w:r>
      <w:r w:rsidRPr="006D3085">
        <w:rPr>
          <w:rFonts w:eastAsia="Times New Roman" w:cs="Times New Roman"/>
          <w:spacing w:val="1"/>
        </w:rPr>
        <w:t>W</w:t>
      </w:r>
      <w:r w:rsidRPr="006D3085">
        <w:rPr>
          <w:rFonts w:eastAsia="Times New Roman" w:cs="Times New Roman"/>
          <w:sz w:val="18"/>
          <w:szCs w:val="18"/>
        </w:rPr>
        <w:t>I</w:t>
      </w:r>
      <w:r w:rsidRPr="006D3085">
        <w:rPr>
          <w:rFonts w:eastAsia="Times New Roman" w:cs="Times New Roman"/>
          <w:spacing w:val="-2"/>
          <w:sz w:val="18"/>
          <w:szCs w:val="18"/>
        </w:rPr>
        <w:t>T</w:t>
      </w:r>
      <w:r w:rsidRPr="006D3085">
        <w:rPr>
          <w:rFonts w:eastAsia="Times New Roman" w:cs="Times New Roman"/>
          <w:sz w:val="18"/>
          <w:szCs w:val="18"/>
        </w:rPr>
        <w:t>HO</w:t>
      </w:r>
      <w:r w:rsidRPr="006D3085">
        <w:rPr>
          <w:rFonts w:eastAsia="Times New Roman" w:cs="Times New Roman"/>
          <w:spacing w:val="2"/>
          <w:sz w:val="18"/>
          <w:szCs w:val="18"/>
        </w:rPr>
        <w:t>U</w:t>
      </w:r>
      <w:r w:rsidRPr="006D3085">
        <w:rPr>
          <w:rFonts w:eastAsia="Times New Roman" w:cs="Times New Roman"/>
          <w:sz w:val="18"/>
          <w:szCs w:val="18"/>
        </w:rPr>
        <w:t>T</w:t>
      </w:r>
      <w:r w:rsidRPr="006D3085">
        <w:rPr>
          <w:rFonts w:eastAsia="Times New Roman" w:cs="Times New Roman"/>
          <w:spacing w:val="-8"/>
          <w:sz w:val="18"/>
          <w:szCs w:val="18"/>
        </w:rPr>
        <w:t xml:space="preserve"> </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1"/>
          <w:sz w:val="18"/>
          <w:szCs w:val="18"/>
        </w:rPr>
        <w:t>M</w:t>
      </w:r>
      <w:r w:rsidRPr="006D3085">
        <w:rPr>
          <w:rFonts w:eastAsia="Times New Roman" w:cs="Times New Roman"/>
          <w:spacing w:val="3"/>
          <w:sz w:val="18"/>
          <w:szCs w:val="18"/>
        </w:rPr>
        <w:t>I</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2"/>
          <w:sz w:val="18"/>
          <w:szCs w:val="18"/>
        </w:rPr>
        <w:t>N</w:t>
      </w:r>
      <w:r w:rsidRPr="006D3085">
        <w:rPr>
          <w:rFonts w:eastAsia="Times New Roman" w:cs="Times New Roman"/>
          <w:sz w:val="18"/>
          <w:szCs w:val="18"/>
        </w:rPr>
        <w:t>G</w:t>
      </w:r>
      <w:r w:rsidRPr="006D3085">
        <w:rPr>
          <w:rFonts w:eastAsia="Times New Roman" w:cs="Times New Roman"/>
          <w:spacing w:val="-8"/>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HE</w:t>
      </w:r>
      <w:r w:rsidRPr="006D3085">
        <w:rPr>
          <w:rFonts w:eastAsia="Times New Roman" w:cs="Times New Roman"/>
          <w:spacing w:val="-3"/>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1"/>
          <w:sz w:val="18"/>
          <w:szCs w:val="18"/>
        </w:rPr>
        <w:t>E</w:t>
      </w:r>
      <w:r w:rsidRPr="006D3085">
        <w:rPr>
          <w:rFonts w:eastAsia="Times New Roman" w:cs="Times New Roman"/>
          <w:spacing w:val="-3"/>
          <w:sz w:val="18"/>
          <w:szCs w:val="18"/>
        </w:rPr>
        <w:t>G</w:t>
      </w:r>
      <w:r w:rsidRPr="006D3085">
        <w:rPr>
          <w:rFonts w:eastAsia="Times New Roman" w:cs="Times New Roman"/>
          <w:sz w:val="18"/>
          <w:szCs w:val="18"/>
        </w:rPr>
        <w:t>OI</w:t>
      </w:r>
      <w:r w:rsidRPr="006D3085">
        <w:rPr>
          <w:rFonts w:eastAsia="Times New Roman" w:cs="Times New Roman"/>
          <w:spacing w:val="2"/>
          <w:sz w:val="18"/>
          <w:szCs w:val="18"/>
        </w:rPr>
        <w:t>N</w:t>
      </w:r>
      <w:r w:rsidRPr="006D3085">
        <w:rPr>
          <w:rFonts w:eastAsia="Times New Roman" w:cs="Times New Roman"/>
          <w:spacing w:val="-3"/>
          <w:sz w:val="18"/>
          <w:szCs w:val="18"/>
        </w:rPr>
        <w:t>G</w:t>
      </w:r>
      <w:r w:rsidRPr="006D3085">
        <w:rPr>
          <w:rFonts w:eastAsia="Times New Roman" w:cs="Times New Roman"/>
        </w:rPr>
        <w:t>,</w:t>
      </w:r>
      <w:r w:rsidRPr="006D3085">
        <w:rPr>
          <w:rFonts w:eastAsia="Times New Roman" w:cs="Times New Roman"/>
          <w:spacing w:val="-19"/>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z w:val="18"/>
          <w:szCs w:val="18"/>
        </w:rPr>
        <w:t>DO</w:t>
      </w:r>
      <w:r w:rsidRPr="006D3085">
        <w:rPr>
          <w:rFonts w:eastAsia="Times New Roman" w:cs="Times New Roman"/>
          <w:spacing w:val="1"/>
          <w:sz w:val="18"/>
          <w:szCs w:val="18"/>
        </w:rPr>
        <w:t>E</w:t>
      </w:r>
      <w:r w:rsidRPr="006D3085">
        <w:rPr>
          <w:rFonts w:eastAsia="Times New Roman" w:cs="Times New Roman"/>
          <w:sz w:val="18"/>
          <w:szCs w:val="18"/>
        </w:rPr>
        <w:t>S</w:t>
      </w:r>
      <w:r w:rsidRPr="006D3085">
        <w:rPr>
          <w:rFonts w:eastAsia="Times New Roman" w:cs="Times New Roman"/>
          <w:spacing w:val="-3"/>
          <w:sz w:val="18"/>
          <w:szCs w:val="18"/>
        </w:rPr>
        <w:t xml:space="preserve"> </w:t>
      </w:r>
      <w:r w:rsidRPr="006D3085">
        <w:rPr>
          <w:rFonts w:eastAsia="Times New Roman" w:cs="Times New Roman"/>
          <w:sz w:val="18"/>
          <w:szCs w:val="18"/>
        </w:rPr>
        <w:t>NOT</w:t>
      </w:r>
      <w:r w:rsidRPr="006D3085">
        <w:rPr>
          <w:rFonts w:eastAsia="Times New Roman" w:cs="Times New Roman"/>
          <w:spacing w:val="-5"/>
          <w:sz w:val="18"/>
          <w:szCs w:val="18"/>
        </w:rPr>
        <w:t xml:space="preserve"> </w:t>
      </w:r>
      <w:r w:rsidRPr="006D3085">
        <w:rPr>
          <w:rFonts w:eastAsia="Times New Roman" w:cs="Times New Roman"/>
          <w:spacing w:val="1"/>
          <w:sz w:val="18"/>
          <w:szCs w:val="18"/>
        </w:rPr>
        <w:t>W</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3"/>
          <w:sz w:val="18"/>
          <w:szCs w:val="18"/>
        </w:rPr>
        <w:t>R</w:t>
      </w:r>
      <w:r w:rsidRPr="006D3085">
        <w:rPr>
          <w:rFonts w:eastAsia="Times New Roman" w:cs="Times New Roman"/>
          <w:sz w:val="18"/>
          <w:szCs w:val="18"/>
        </w:rPr>
        <w:t>ANT</w:t>
      </w:r>
      <w:r w:rsidRPr="006D3085">
        <w:rPr>
          <w:rFonts w:eastAsia="Times New Roman" w:cs="Times New Roman"/>
          <w:spacing w:val="-8"/>
          <w:sz w:val="18"/>
          <w:szCs w:val="18"/>
        </w:rPr>
        <w:t xml:space="preserve"> </w:t>
      </w:r>
      <w:r w:rsidRPr="006D3085">
        <w:rPr>
          <w:rFonts w:eastAsia="Times New Roman" w:cs="Times New Roman"/>
          <w:spacing w:val="-2"/>
          <w:sz w:val="18"/>
          <w:szCs w:val="18"/>
        </w:rPr>
        <w:t>T</w:t>
      </w:r>
      <w:r w:rsidRPr="006D3085">
        <w:rPr>
          <w:rFonts w:eastAsia="Times New Roman" w:cs="Times New Roman"/>
          <w:spacing w:val="2"/>
          <w:sz w:val="18"/>
          <w:szCs w:val="18"/>
        </w:rPr>
        <w:t>H</w:t>
      </w:r>
      <w:r w:rsidRPr="006D3085">
        <w:rPr>
          <w:rFonts w:eastAsia="Times New Roman" w:cs="Times New Roman"/>
          <w:sz w:val="18"/>
          <w:szCs w:val="18"/>
        </w:rPr>
        <w:t>AT</w:t>
      </w:r>
      <w:r w:rsidRPr="006D3085">
        <w:rPr>
          <w:rFonts w:eastAsia="Times New Roman" w:cs="Times New Roman"/>
          <w:spacing w:val="-4"/>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H</w:t>
      </w:r>
      <w:r w:rsidRPr="006D3085">
        <w:rPr>
          <w:rFonts w:eastAsia="Times New Roman" w:cs="Times New Roman"/>
          <w:spacing w:val="3"/>
          <w:sz w:val="18"/>
          <w:szCs w:val="18"/>
        </w:rPr>
        <w:t>I</w:t>
      </w:r>
      <w:r w:rsidRPr="006D3085">
        <w:rPr>
          <w:rFonts w:eastAsia="Times New Roman" w:cs="Times New Roman"/>
          <w:sz w:val="18"/>
          <w:szCs w:val="18"/>
        </w:rPr>
        <w:t>S</w:t>
      </w:r>
      <w:r w:rsidRPr="006D3085">
        <w:rPr>
          <w:rFonts w:eastAsia="Times New Roman" w:cs="Times New Roman"/>
          <w:spacing w:val="-2"/>
          <w:sz w:val="18"/>
          <w:szCs w:val="18"/>
        </w:rPr>
        <w:t xml:space="preserve"> </w:t>
      </w:r>
      <w:r w:rsidRPr="006D3085">
        <w:rPr>
          <w:rFonts w:eastAsia="Times New Roman" w:cs="Times New Roman"/>
          <w:sz w:val="18"/>
          <w:szCs w:val="18"/>
        </w:rPr>
        <w:t>DOCU</w:t>
      </w:r>
      <w:r w:rsidRPr="006D3085">
        <w:rPr>
          <w:rFonts w:eastAsia="Times New Roman" w:cs="Times New Roman"/>
          <w:spacing w:val="1"/>
          <w:sz w:val="18"/>
          <w:szCs w:val="18"/>
        </w:rPr>
        <w:t>ME</w:t>
      </w:r>
      <w:r w:rsidRPr="006D3085">
        <w:rPr>
          <w:rFonts w:eastAsia="Times New Roman" w:cs="Times New Roman"/>
          <w:sz w:val="18"/>
          <w:szCs w:val="18"/>
        </w:rPr>
        <w:t>NT</w:t>
      </w:r>
      <w:r w:rsidRPr="006D3085">
        <w:rPr>
          <w:rFonts w:eastAsia="Times New Roman" w:cs="Times New Roman"/>
          <w:spacing w:val="-11"/>
          <w:sz w:val="18"/>
          <w:szCs w:val="18"/>
        </w:rPr>
        <w:t xml:space="preserve"> </w:t>
      </w:r>
      <w:r w:rsidRPr="006D3085">
        <w:rPr>
          <w:rFonts w:eastAsia="Times New Roman" w:cs="Times New Roman"/>
          <w:sz w:val="18"/>
          <w:szCs w:val="18"/>
        </w:rPr>
        <w:t xml:space="preserve">OR </w:t>
      </w:r>
      <w:r w:rsidRPr="006D3085">
        <w:rPr>
          <w:rFonts w:eastAsia="Times New Roman" w:cs="Times New Roman"/>
          <w:spacing w:val="3"/>
          <w:sz w:val="18"/>
          <w:szCs w:val="18"/>
        </w:rPr>
        <w:t>P</w:t>
      </w:r>
      <w:r w:rsidRPr="006D3085">
        <w:rPr>
          <w:rFonts w:eastAsia="Times New Roman" w:cs="Times New Roman"/>
          <w:spacing w:val="1"/>
          <w:sz w:val="18"/>
          <w:szCs w:val="18"/>
        </w:rPr>
        <w:t>E</w:t>
      </w:r>
      <w:r w:rsidRPr="006D3085">
        <w:rPr>
          <w:rFonts w:eastAsia="Times New Roman" w:cs="Times New Roman"/>
          <w:spacing w:val="-2"/>
          <w:sz w:val="18"/>
          <w:szCs w:val="18"/>
        </w:rPr>
        <w:t>R</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1"/>
          <w:sz w:val="18"/>
          <w:szCs w:val="18"/>
        </w:rPr>
        <w:t>M</w:t>
      </w:r>
      <w:r w:rsidRPr="006D3085">
        <w:rPr>
          <w:rFonts w:eastAsia="Times New Roman" w:cs="Times New Roman"/>
          <w:spacing w:val="-3"/>
          <w:sz w:val="18"/>
          <w:szCs w:val="18"/>
        </w:rPr>
        <w:t>A</w:t>
      </w:r>
      <w:r w:rsidRPr="006D3085">
        <w:rPr>
          <w:rFonts w:eastAsia="Times New Roman" w:cs="Times New Roman"/>
          <w:sz w:val="18"/>
          <w:szCs w:val="18"/>
        </w:rPr>
        <w:t>NCE</w:t>
      </w:r>
      <w:r w:rsidRPr="006D3085">
        <w:rPr>
          <w:rFonts w:eastAsia="Times New Roman" w:cs="Times New Roman"/>
          <w:spacing w:val="-12"/>
          <w:sz w:val="18"/>
          <w:szCs w:val="18"/>
        </w:rPr>
        <w:t xml:space="preserve"> </w:t>
      </w:r>
      <w:r w:rsidRPr="006D3085">
        <w:rPr>
          <w:rFonts w:eastAsia="Times New Roman" w:cs="Times New Roman"/>
          <w:sz w:val="18"/>
          <w:szCs w:val="18"/>
        </w:rPr>
        <w:t xml:space="preserve">OF </w:t>
      </w:r>
      <w:r w:rsidRPr="006D3085">
        <w:rPr>
          <w:rFonts w:eastAsia="Times New Roman" w:cs="Times New Roman"/>
          <w:spacing w:val="-3"/>
          <w:sz w:val="18"/>
          <w:szCs w:val="18"/>
        </w:rPr>
        <w:t>A</w:t>
      </w:r>
      <w:r w:rsidRPr="006D3085">
        <w:rPr>
          <w:rFonts w:eastAsia="Times New Roman" w:cs="Times New Roman"/>
          <w:sz w:val="18"/>
          <w:szCs w:val="18"/>
        </w:rPr>
        <w:t>NY</w:t>
      </w:r>
      <w:r w:rsidRPr="006D3085">
        <w:rPr>
          <w:rFonts w:eastAsia="Times New Roman" w:cs="Times New Roman"/>
          <w:spacing w:val="-4"/>
          <w:sz w:val="18"/>
          <w:szCs w:val="18"/>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O</w:t>
      </w:r>
      <w:r w:rsidRPr="006D3085">
        <w:rPr>
          <w:rFonts w:eastAsia="Times New Roman" w:cs="Times New Roman"/>
          <w:spacing w:val="1"/>
          <w:sz w:val="18"/>
          <w:szCs w:val="18"/>
        </w:rPr>
        <w:t>F</w:t>
      </w:r>
      <w:r w:rsidRPr="006D3085">
        <w:rPr>
          <w:rFonts w:eastAsia="Times New Roman" w:cs="Times New Roman"/>
          <w:spacing w:val="-2"/>
          <w:sz w:val="18"/>
          <w:szCs w:val="18"/>
        </w:rPr>
        <w:t>TW</w:t>
      </w:r>
      <w:r w:rsidRPr="006D3085">
        <w:rPr>
          <w:rFonts w:eastAsia="Times New Roman" w:cs="Times New Roman"/>
          <w:spacing w:val="-3"/>
          <w:sz w:val="18"/>
          <w:szCs w:val="18"/>
        </w:rPr>
        <w:t>A</w:t>
      </w:r>
      <w:r w:rsidRPr="006D3085">
        <w:rPr>
          <w:rFonts w:eastAsia="Times New Roman" w:cs="Times New Roman"/>
          <w:sz w:val="18"/>
          <w:szCs w:val="18"/>
        </w:rPr>
        <w:t>RE</w:t>
      </w:r>
      <w:r w:rsidRPr="006D3085">
        <w:rPr>
          <w:rFonts w:eastAsia="Times New Roman" w:cs="Times New Roman"/>
          <w:spacing w:val="-6"/>
          <w:sz w:val="18"/>
          <w:szCs w:val="18"/>
        </w:rPr>
        <w:t xml:space="preserve"> </w:t>
      </w:r>
      <w:r w:rsidRPr="006D3085">
        <w:rPr>
          <w:rFonts w:eastAsia="Times New Roman" w:cs="Times New Roman"/>
          <w:spacing w:val="-2"/>
          <w:sz w:val="18"/>
          <w:szCs w:val="18"/>
        </w:rPr>
        <w:t>W</w:t>
      </w:r>
      <w:r w:rsidRPr="006D3085">
        <w:rPr>
          <w:rFonts w:eastAsia="Times New Roman" w:cs="Times New Roman"/>
          <w:spacing w:val="3"/>
          <w:sz w:val="18"/>
          <w:szCs w:val="18"/>
        </w:rPr>
        <w:t>I</w:t>
      </w:r>
      <w:r w:rsidRPr="006D3085">
        <w:rPr>
          <w:rFonts w:eastAsia="Times New Roman" w:cs="Times New Roman"/>
          <w:spacing w:val="-2"/>
          <w:sz w:val="18"/>
          <w:szCs w:val="18"/>
        </w:rPr>
        <w:t>L</w:t>
      </w:r>
      <w:r w:rsidRPr="006D3085">
        <w:rPr>
          <w:rFonts w:eastAsia="Times New Roman" w:cs="Times New Roman"/>
          <w:sz w:val="18"/>
          <w:szCs w:val="18"/>
        </w:rPr>
        <w:t>L</w:t>
      </w:r>
      <w:r w:rsidRPr="006D3085">
        <w:rPr>
          <w:rFonts w:eastAsia="Times New Roman" w:cs="Times New Roman"/>
          <w:spacing w:val="-3"/>
          <w:sz w:val="18"/>
          <w:szCs w:val="18"/>
        </w:rPr>
        <w:t xml:space="preserve"> </w:t>
      </w:r>
      <w:r w:rsidRPr="006D3085">
        <w:rPr>
          <w:rFonts w:eastAsia="Times New Roman" w:cs="Times New Roman"/>
          <w:spacing w:val="1"/>
          <w:sz w:val="18"/>
          <w:szCs w:val="18"/>
        </w:rPr>
        <w:t>MEE</w:t>
      </w:r>
      <w:r w:rsidRPr="006D3085">
        <w:rPr>
          <w:rFonts w:eastAsia="Times New Roman" w:cs="Times New Roman"/>
          <w:sz w:val="18"/>
          <w:szCs w:val="18"/>
        </w:rPr>
        <w:t>T</w:t>
      </w:r>
      <w:r w:rsidRPr="006D3085">
        <w:rPr>
          <w:rFonts w:eastAsia="Times New Roman" w:cs="Times New Roman"/>
          <w:spacing w:val="-6"/>
          <w:sz w:val="18"/>
          <w:szCs w:val="18"/>
        </w:rPr>
        <w:t xml:space="preserve"> </w:t>
      </w:r>
      <w:r w:rsidRPr="006D3085">
        <w:rPr>
          <w:rFonts w:eastAsia="Times New Roman" w:cs="Times New Roman"/>
          <w:sz w:val="18"/>
          <w:szCs w:val="18"/>
        </w:rPr>
        <w:t>CU</w:t>
      </w:r>
      <w:r w:rsidRPr="006D3085">
        <w:rPr>
          <w:rFonts w:eastAsia="Times New Roman" w:cs="Times New Roman"/>
          <w:spacing w:val="1"/>
          <w:sz w:val="18"/>
          <w:szCs w:val="18"/>
        </w:rPr>
        <w:t>S</w:t>
      </w:r>
      <w:r w:rsidRPr="006D3085">
        <w:rPr>
          <w:rFonts w:eastAsia="Times New Roman" w:cs="Times New Roman"/>
          <w:spacing w:val="-2"/>
          <w:sz w:val="18"/>
          <w:szCs w:val="18"/>
        </w:rPr>
        <w:t>T</w:t>
      </w:r>
      <w:r w:rsidRPr="006D3085">
        <w:rPr>
          <w:rFonts w:eastAsia="Times New Roman" w:cs="Times New Roman"/>
          <w:sz w:val="18"/>
          <w:szCs w:val="18"/>
        </w:rPr>
        <w:t>O</w:t>
      </w:r>
      <w:r w:rsidRPr="006D3085">
        <w:rPr>
          <w:rFonts w:eastAsia="Times New Roman" w:cs="Times New Roman"/>
          <w:spacing w:val="1"/>
          <w:sz w:val="18"/>
          <w:szCs w:val="18"/>
        </w:rPr>
        <w:t>ME</w:t>
      </w:r>
      <w:r w:rsidRPr="006D3085">
        <w:rPr>
          <w:rFonts w:eastAsia="Times New Roman" w:cs="Times New Roman"/>
          <w:sz w:val="18"/>
          <w:szCs w:val="18"/>
        </w:rPr>
        <w:t>R</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19"/>
        </w:rPr>
        <w:t xml:space="preserve"> </w:t>
      </w:r>
      <w:r w:rsidRPr="006D3085">
        <w:rPr>
          <w:rFonts w:eastAsia="Times New Roman" w:cs="Times New Roman"/>
          <w:sz w:val="18"/>
          <w:szCs w:val="18"/>
        </w:rPr>
        <w:t>R</w:t>
      </w:r>
      <w:r w:rsidRPr="006D3085">
        <w:rPr>
          <w:rFonts w:eastAsia="Times New Roman" w:cs="Times New Roman"/>
          <w:spacing w:val="1"/>
          <w:sz w:val="18"/>
          <w:szCs w:val="18"/>
        </w:rPr>
        <w:t>E</w:t>
      </w:r>
      <w:r w:rsidRPr="006D3085">
        <w:rPr>
          <w:rFonts w:eastAsia="Times New Roman" w:cs="Times New Roman"/>
          <w:sz w:val="18"/>
          <w:szCs w:val="18"/>
        </w:rPr>
        <w:t>QUIR</w:t>
      </w:r>
      <w:r w:rsidRPr="006D3085">
        <w:rPr>
          <w:rFonts w:eastAsia="Times New Roman" w:cs="Times New Roman"/>
          <w:spacing w:val="1"/>
          <w:sz w:val="18"/>
          <w:szCs w:val="18"/>
        </w:rPr>
        <w:t>EME</w:t>
      </w:r>
      <w:r w:rsidRPr="006D3085">
        <w:rPr>
          <w:rFonts w:eastAsia="Times New Roman" w:cs="Times New Roman"/>
          <w:sz w:val="18"/>
          <w:szCs w:val="18"/>
        </w:rPr>
        <w:t>N</w:t>
      </w:r>
      <w:r w:rsidRPr="006D3085">
        <w:rPr>
          <w:rFonts w:eastAsia="Times New Roman" w:cs="Times New Roman"/>
          <w:spacing w:val="-2"/>
          <w:sz w:val="18"/>
          <w:szCs w:val="18"/>
        </w:rPr>
        <w:t>T</w:t>
      </w:r>
      <w:r w:rsidRPr="006D3085">
        <w:rPr>
          <w:rFonts w:eastAsia="Times New Roman" w:cs="Times New Roman"/>
          <w:sz w:val="18"/>
          <w:szCs w:val="18"/>
        </w:rPr>
        <w:t>S</w:t>
      </w:r>
      <w:r w:rsidRPr="006D3085">
        <w:rPr>
          <w:rFonts w:eastAsia="Times New Roman" w:cs="Times New Roman"/>
          <w:spacing w:val="-12"/>
          <w:sz w:val="18"/>
          <w:szCs w:val="18"/>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T</w:t>
      </w:r>
      <w:r w:rsidRPr="006D3085">
        <w:rPr>
          <w:rFonts w:eastAsia="Times New Roman" w:cs="Times New Roman"/>
          <w:spacing w:val="2"/>
          <w:sz w:val="18"/>
          <w:szCs w:val="18"/>
        </w:rPr>
        <w:t>H</w:t>
      </w:r>
      <w:r w:rsidRPr="006D3085">
        <w:rPr>
          <w:rFonts w:eastAsia="Times New Roman" w:cs="Times New Roman"/>
          <w:sz w:val="18"/>
          <w:szCs w:val="18"/>
        </w:rPr>
        <w:t>AT CU</w:t>
      </w:r>
      <w:r w:rsidRPr="006D3085">
        <w:rPr>
          <w:rFonts w:eastAsia="Times New Roman" w:cs="Times New Roman"/>
          <w:spacing w:val="1"/>
          <w:sz w:val="18"/>
          <w:szCs w:val="18"/>
        </w:rPr>
        <w:t>S</w:t>
      </w:r>
      <w:r w:rsidRPr="006D3085">
        <w:rPr>
          <w:rFonts w:eastAsia="Times New Roman" w:cs="Times New Roman"/>
          <w:spacing w:val="-2"/>
          <w:sz w:val="18"/>
          <w:szCs w:val="18"/>
        </w:rPr>
        <w:t>T</w:t>
      </w:r>
      <w:r w:rsidRPr="006D3085">
        <w:rPr>
          <w:rFonts w:eastAsia="Times New Roman" w:cs="Times New Roman"/>
          <w:sz w:val="18"/>
          <w:szCs w:val="18"/>
        </w:rPr>
        <w:t>O</w:t>
      </w:r>
      <w:r w:rsidRPr="006D3085">
        <w:rPr>
          <w:rFonts w:eastAsia="Times New Roman" w:cs="Times New Roman"/>
          <w:spacing w:val="1"/>
          <w:sz w:val="18"/>
          <w:szCs w:val="18"/>
        </w:rPr>
        <w:t>ME</w:t>
      </w:r>
      <w:r w:rsidRPr="006D3085">
        <w:rPr>
          <w:rFonts w:eastAsia="Times New Roman" w:cs="Times New Roman"/>
          <w:sz w:val="18"/>
          <w:szCs w:val="18"/>
        </w:rPr>
        <w:t>RS</w:t>
      </w:r>
      <w:r w:rsidRPr="006D3085">
        <w:rPr>
          <w:rFonts w:eastAsia="Times New Roman" w:cs="Times New Roman"/>
          <w:spacing w:val="-9"/>
          <w:sz w:val="18"/>
          <w:szCs w:val="18"/>
        </w:rPr>
        <w:t xml:space="preserve"> </w:t>
      </w:r>
      <w:r w:rsidRPr="006D3085">
        <w:rPr>
          <w:rFonts w:eastAsia="Times New Roman" w:cs="Times New Roman"/>
          <w:spacing w:val="-2"/>
          <w:sz w:val="18"/>
          <w:szCs w:val="18"/>
        </w:rPr>
        <w:t>W</w:t>
      </w:r>
      <w:r w:rsidRPr="006D3085">
        <w:rPr>
          <w:rFonts w:eastAsia="Times New Roman" w:cs="Times New Roman"/>
          <w:sz w:val="18"/>
          <w:szCs w:val="18"/>
        </w:rPr>
        <w:t>I</w:t>
      </w:r>
      <w:r w:rsidRPr="006D3085">
        <w:rPr>
          <w:rFonts w:eastAsia="Times New Roman" w:cs="Times New Roman"/>
          <w:spacing w:val="1"/>
          <w:sz w:val="18"/>
          <w:szCs w:val="18"/>
        </w:rPr>
        <w:t>L</w:t>
      </w:r>
      <w:r w:rsidRPr="006D3085">
        <w:rPr>
          <w:rFonts w:eastAsia="Times New Roman" w:cs="Times New Roman"/>
          <w:sz w:val="18"/>
          <w:szCs w:val="18"/>
        </w:rPr>
        <w:t>L</w:t>
      </w:r>
      <w:r w:rsidRPr="006D3085">
        <w:rPr>
          <w:rFonts w:eastAsia="Times New Roman" w:cs="Times New Roman"/>
          <w:spacing w:val="-5"/>
          <w:sz w:val="18"/>
          <w:szCs w:val="18"/>
        </w:rPr>
        <w:t xml:space="preserve"> </w:t>
      </w:r>
      <w:r w:rsidRPr="006D3085">
        <w:rPr>
          <w:rFonts w:eastAsia="Times New Roman" w:cs="Times New Roman"/>
          <w:sz w:val="18"/>
          <w:szCs w:val="18"/>
        </w:rPr>
        <w:t>BE</w:t>
      </w:r>
      <w:r w:rsidRPr="006D3085">
        <w:rPr>
          <w:rFonts w:eastAsia="Times New Roman" w:cs="Times New Roman"/>
          <w:spacing w:val="2"/>
          <w:sz w:val="18"/>
          <w:szCs w:val="18"/>
        </w:rPr>
        <w:t xml:space="preserve"> </w:t>
      </w:r>
      <w:r w:rsidRPr="006D3085">
        <w:rPr>
          <w:rFonts w:eastAsia="Times New Roman" w:cs="Times New Roman"/>
          <w:spacing w:val="-3"/>
          <w:sz w:val="18"/>
          <w:szCs w:val="18"/>
        </w:rPr>
        <w:t>A</w:t>
      </w:r>
      <w:r w:rsidRPr="006D3085">
        <w:rPr>
          <w:rFonts w:eastAsia="Times New Roman" w:cs="Times New Roman"/>
          <w:spacing w:val="3"/>
          <w:sz w:val="18"/>
          <w:szCs w:val="18"/>
        </w:rPr>
        <w:t>B</w:t>
      </w:r>
      <w:r w:rsidRPr="006D3085">
        <w:rPr>
          <w:rFonts w:eastAsia="Times New Roman" w:cs="Times New Roman"/>
          <w:spacing w:val="-2"/>
          <w:sz w:val="18"/>
          <w:szCs w:val="18"/>
        </w:rPr>
        <w:t>L</w:t>
      </w:r>
      <w:r w:rsidRPr="006D3085">
        <w:rPr>
          <w:rFonts w:eastAsia="Times New Roman" w:cs="Times New Roman"/>
          <w:sz w:val="18"/>
          <w:szCs w:val="18"/>
        </w:rPr>
        <w:t>E</w:t>
      </w:r>
      <w:r w:rsidRPr="006D3085">
        <w:rPr>
          <w:rFonts w:eastAsia="Times New Roman" w:cs="Times New Roman"/>
          <w:spacing w:val="-4"/>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O</w:t>
      </w:r>
      <w:r w:rsidRPr="006D3085">
        <w:rPr>
          <w:rFonts w:eastAsia="Times New Roman" w:cs="Times New Roman"/>
          <w:spacing w:val="1"/>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CHI</w:t>
      </w:r>
      <w:r w:rsidRPr="006D3085">
        <w:rPr>
          <w:rFonts w:eastAsia="Times New Roman" w:cs="Times New Roman"/>
          <w:spacing w:val="1"/>
          <w:sz w:val="18"/>
          <w:szCs w:val="18"/>
        </w:rPr>
        <w:t>E</w:t>
      </w:r>
      <w:r w:rsidRPr="006D3085">
        <w:rPr>
          <w:rFonts w:eastAsia="Times New Roman" w:cs="Times New Roman"/>
          <w:spacing w:val="2"/>
          <w:sz w:val="18"/>
          <w:szCs w:val="18"/>
        </w:rPr>
        <w:t>V</w:t>
      </w:r>
      <w:r w:rsidRPr="006D3085">
        <w:rPr>
          <w:rFonts w:eastAsia="Times New Roman" w:cs="Times New Roman"/>
          <w:sz w:val="18"/>
          <w:szCs w:val="18"/>
        </w:rPr>
        <w:t>E</w:t>
      </w:r>
      <w:r w:rsidRPr="006D3085">
        <w:rPr>
          <w:rFonts w:eastAsia="Times New Roman" w:cs="Times New Roman"/>
          <w:spacing w:val="-7"/>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NY</w:t>
      </w:r>
      <w:r w:rsidRPr="006D3085">
        <w:rPr>
          <w:rFonts w:eastAsia="Times New Roman" w:cs="Times New Roman"/>
          <w:spacing w:val="-4"/>
          <w:sz w:val="18"/>
          <w:szCs w:val="18"/>
        </w:rPr>
        <w:t xml:space="preserve"> </w:t>
      </w:r>
      <w:r w:rsidRPr="006D3085">
        <w:rPr>
          <w:rFonts w:eastAsia="Times New Roman" w:cs="Times New Roman"/>
          <w:spacing w:val="3"/>
          <w:sz w:val="18"/>
          <w:szCs w:val="18"/>
        </w:rPr>
        <w:t>P</w:t>
      </w:r>
      <w:r w:rsidRPr="006D3085">
        <w:rPr>
          <w:rFonts w:eastAsia="Times New Roman" w:cs="Times New Roman"/>
          <w:spacing w:val="-3"/>
          <w:sz w:val="18"/>
          <w:szCs w:val="18"/>
        </w:rPr>
        <w:t>A</w:t>
      </w:r>
      <w:r w:rsidRPr="006D3085">
        <w:rPr>
          <w:rFonts w:eastAsia="Times New Roman" w:cs="Times New Roman"/>
          <w:spacing w:val="3"/>
          <w:sz w:val="18"/>
          <w:szCs w:val="18"/>
        </w:rPr>
        <w:t>R</w:t>
      </w:r>
      <w:r w:rsidRPr="006D3085">
        <w:rPr>
          <w:rFonts w:eastAsia="Times New Roman" w:cs="Times New Roman"/>
          <w:spacing w:val="-2"/>
          <w:sz w:val="18"/>
          <w:szCs w:val="18"/>
        </w:rPr>
        <w:t>T</w:t>
      </w:r>
      <w:r w:rsidRPr="006D3085">
        <w:rPr>
          <w:rFonts w:eastAsia="Times New Roman" w:cs="Times New Roman"/>
          <w:sz w:val="18"/>
          <w:szCs w:val="18"/>
        </w:rPr>
        <w:t>IC</w:t>
      </w:r>
      <w:r w:rsidRPr="006D3085">
        <w:rPr>
          <w:rFonts w:eastAsia="Times New Roman" w:cs="Times New Roman"/>
          <w:spacing w:val="2"/>
          <w:sz w:val="18"/>
          <w:szCs w:val="18"/>
        </w:rPr>
        <w:t>U</w:t>
      </w:r>
      <w:r w:rsidRPr="006D3085">
        <w:rPr>
          <w:rFonts w:eastAsia="Times New Roman" w:cs="Times New Roman"/>
          <w:spacing w:val="1"/>
          <w:sz w:val="18"/>
          <w:szCs w:val="18"/>
        </w:rPr>
        <w:t>L</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10"/>
          <w:sz w:val="18"/>
          <w:szCs w:val="18"/>
        </w:rPr>
        <w:t xml:space="preserve"> </w:t>
      </w:r>
      <w:r w:rsidRPr="006D3085">
        <w:rPr>
          <w:rFonts w:eastAsia="Times New Roman" w:cs="Times New Roman"/>
          <w:sz w:val="18"/>
          <w:szCs w:val="18"/>
        </w:rPr>
        <w:t>R</w:t>
      </w:r>
      <w:r w:rsidRPr="006D3085">
        <w:rPr>
          <w:rFonts w:eastAsia="Times New Roman" w:cs="Times New Roman"/>
          <w:spacing w:val="1"/>
          <w:sz w:val="18"/>
          <w:szCs w:val="18"/>
        </w:rPr>
        <w:t>ES</w:t>
      </w:r>
      <w:r w:rsidRPr="006D3085">
        <w:rPr>
          <w:rFonts w:eastAsia="Times New Roman" w:cs="Times New Roman"/>
          <w:sz w:val="18"/>
          <w:szCs w:val="18"/>
        </w:rPr>
        <w:t>U</w:t>
      </w:r>
      <w:r w:rsidRPr="006D3085">
        <w:rPr>
          <w:rFonts w:eastAsia="Times New Roman" w:cs="Times New Roman"/>
          <w:spacing w:val="1"/>
          <w:sz w:val="18"/>
          <w:szCs w:val="18"/>
        </w:rPr>
        <w:t>L</w:t>
      </w:r>
      <w:r w:rsidRPr="006D3085">
        <w:rPr>
          <w:rFonts w:eastAsia="Times New Roman" w:cs="Times New Roman"/>
          <w:sz w:val="18"/>
          <w:szCs w:val="18"/>
        </w:rPr>
        <w:t>T</w:t>
      </w:r>
      <w:r w:rsidRPr="006D3085">
        <w:rPr>
          <w:rFonts w:eastAsia="Times New Roman" w:cs="Times New Roman"/>
          <w:spacing w:val="-8"/>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ROM</w:t>
      </w:r>
      <w:r w:rsidRPr="006D3085">
        <w:rPr>
          <w:rFonts w:eastAsia="Times New Roman" w:cs="Times New Roman"/>
          <w:spacing w:val="-3"/>
          <w:sz w:val="18"/>
          <w:szCs w:val="18"/>
        </w:rPr>
        <w:t xml:space="preserve"> </w:t>
      </w:r>
      <w:r w:rsidRPr="006D3085">
        <w:rPr>
          <w:rFonts w:eastAsia="Times New Roman" w:cs="Times New Roman"/>
          <w:sz w:val="18"/>
          <w:szCs w:val="18"/>
        </w:rPr>
        <w:t>U</w:t>
      </w:r>
      <w:r w:rsidRPr="006D3085">
        <w:rPr>
          <w:rFonts w:eastAsia="Times New Roman" w:cs="Times New Roman"/>
          <w:spacing w:val="1"/>
          <w:sz w:val="18"/>
          <w:szCs w:val="18"/>
        </w:rPr>
        <w:t>S</w:t>
      </w:r>
      <w:r w:rsidRPr="006D3085">
        <w:rPr>
          <w:rFonts w:eastAsia="Times New Roman" w:cs="Times New Roman"/>
          <w:sz w:val="18"/>
          <w:szCs w:val="18"/>
        </w:rPr>
        <w:t>E</w:t>
      </w:r>
      <w:r w:rsidRPr="006D3085">
        <w:rPr>
          <w:rFonts w:eastAsia="Times New Roman" w:cs="Times New Roman"/>
          <w:spacing w:val="-2"/>
          <w:sz w:val="18"/>
          <w:szCs w:val="18"/>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w:t>
      </w:r>
      <w:r w:rsidRPr="006D3085">
        <w:rPr>
          <w:rFonts w:eastAsia="Times New Roman" w:cs="Times New Roman"/>
          <w:spacing w:val="-1"/>
          <w:sz w:val="18"/>
          <w:szCs w:val="18"/>
        </w:rPr>
        <w:t>M</w:t>
      </w:r>
      <w:r w:rsidRPr="006D3085">
        <w:rPr>
          <w:rFonts w:eastAsia="Times New Roman" w:cs="Times New Roman"/>
          <w:sz w:val="18"/>
          <w:szCs w:val="18"/>
        </w:rPr>
        <w:t>ODI</w:t>
      </w:r>
      <w:r w:rsidRPr="006D3085">
        <w:rPr>
          <w:rFonts w:eastAsia="Times New Roman" w:cs="Times New Roman"/>
          <w:spacing w:val="1"/>
          <w:sz w:val="18"/>
          <w:szCs w:val="18"/>
        </w:rPr>
        <w:t>F</w:t>
      </w:r>
      <w:r w:rsidRPr="006D3085">
        <w:rPr>
          <w:rFonts w:eastAsia="Times New Roman" w:cs="Times New Roman"/>
          <w:sz w:val="18"/>
          <w:szCs w:val="18"/>
        </w:rPr>
        <w:t>ICA</w:t>
      </w:r>
      <w:r w:rsidRPr="006D3085">
        <w:rPr>
          <w:rFonts w:eastAsia="Times New Roman" w:cs="Times New Roman"/>
          <w:spacing w:val="-2"/>
          <w:sz w:val="18"/>
          <w:szCs w:val="18"/>
        </w:rPr>
        <w:t>T</w:t>
      </w:r>
      <w:r w:rsidRPr="006D3085">
        <w:rPr>
          <w:rFonts w:eastAsia="Times New Roman" w:cs="Times New Roman"/>
          <w:sz w:val="18"/>
          <w:szCs w:val="18"/>
        </w:rPr>
        <w:t>ION</w:t>
      </w:r>
      <w:r w:rsidRPr="006D3085">
        <w:rPr>
          <w:rFonts w:eastAsia="Times New Roman" w:cs="Times New Roman"/>
          <w:spacing w:val="-13"/>
          <w:sz w:val="18"/>
          <w:szCs w:val="18"/>
        </w:rPr>
        <w:t xml:space="preserve"> </w:t>
      </w:r>
      <w:r w:rsidRPr="006D3085">
        <w:rPr>
          <w:rFonts w:eastAsia="Times New Roman" w:cs="Times New Roman"/>
          <w:sz w:val="18"/>
          <w:szCs w:val="18"/>
        </w:rPr>
        <w:t>OF</w:t>
      </w:r>
      <w:r w:rsidRPr="006D3085">
        <w:rPr>
          <w:rFonts w:eastAsia="Times New Roman" w:cs="Times New Roman"/>
          <w:spacing w:val="2"/>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 xml:space="preserve">HE </w:t>
      </w:r>
      <w:r w:rsidRPr="006D3085">
        <w:rPr>
          <w:rFonts w:eastAsia="Times New Roman" w:cs="Times New Roman"/>
          <w:spacing w:val="-2"/>
          <w:sz w:val="18"/>
          <w:szCs w:val="18"/>
        </w:rPr>
        <w:t>T</w:t>
      </w:r>
      <w:r w:rsidRPr="006D3085">
        <w:rPr>
          <w:rFonts w:eastAsia="Times New Roman" w:cs="Times New Roman"/>
          <w:sz w:val="18"/>
          <w:szCs w:val="18"/>
        </w:rPr>
        <w:t>HIS</w:t>
      </w:r>
      <w:r w:rsidRPr="006D3085">
        <w:rPr>
          <w:rFonts w:eastAsia="Times New Roman" w:cs="Times New Roman"/>
          <w:spacing w:val="-2"/>
          <w:sz w:val="18"/>
          <w:szCs w:val="18"/>
        </w:rPr>
        <w:t xml:space="preserve"> </w:t>
      </w:r>
      <w:r w:rsidRPr="006D3085">
        <w:rPr>
          <w:rFonts w:eastAsia="Times New Roman" w:cs="Times New Roman"/>
          <w:sz w:val="18"/>
          <w:szCs w:val="18"/>
        </w:rPr>
        <w:t>DOCU</w:t>
      </w:r>
      <w:r w:rsidRPr="006D3085">
        <w:rPr>
          <w:rFonts w:eastAsia="Times New Roman" w:cs="Times New Roman"/>
          <w:spacing w:val="1"/>
          <w:sz w:val="18"/>
          <w:szCs w:val="18"/>
        </w:rPr>
        <w:t>ME</w:t>
      </w:r>
      <w:r w:rsidRPr="006D3085">
        <w:rPr>
          <w:rFonts w:eastAsia="Times New Roman" w:cs="Times New Roman"/>
          <w:sz w:val="18"/>
          <w:szCs w:val="18"/>
        </w:rPr>
        <w:t>NT</w:t>
      </w:r>
      <w:r w:rsidRPr="006D3085">
        <w:rPr>
          <w:rFonts w:eastAsia="Times New Roman" w:cs="Times New Roman"/>
          <w:spacing w:val="-11"/>
          <w:sz w:val="18"/>
          <w:szCs w:val="18"/>
        </w:rPr>
        <w:t xml:space="preserve"> </w:t>
      </w:r>
      <w:r w:rsidRPr="006D3085">
        <w:rPr>
          <w:rFonts w:eastAsia="Times New Roman" w:cs="Times New Roman"/>
          <w:sz w:val="18"/>
          <w:szCs w:val="18"/>
        </w:rPr>
        <w:t xml:space="preserve">OR </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z w:val="18"/>
          <w:szCs w:val="18"/>
        </w:rPr>
        <w:t>Y</w:t>
      </w:r>
      <w:r w:rsidRPr="006D3085">
        <w:rPr>
          <w:rFonts w:eastAsia="Times New Roman" w:cs="Times New Roman"/>
          <w:spacing w:val="-4"/>
          <w:sz w:val="18"/>
          <w:szCs w:val="18"/>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O</w:t>
      </w:r>
      <w:r w:rsidRPr="006D3085">
        <w:rPr>
          <w:rFonts w:eastAsia="Times New Roman" w:cs="Times New Roman"/>
          <w:spacing w:val="1"/>
          <w:sz w:val="18"/>
          <w:szCs w:val="18"/>
        </w:rPr>
        <w:t>F</w:t>
      </w:r>
      <w:r w:rsidRPr="006D3085">
        <w:rPr>
          <w:rFonts w:eastAsia="Times New Roman" w:cs="Times New Roman"/>
          <w:spacing w:val="-2"/>
          <w:sz w:val="18"/>
          <w:szCs w:val="18"/>
        </w:rPr>
        <w:t>TW</w:t>
      </w:r>
      <w:r w:rsidRPr="006D3085">
        <w:rPr>
          <w:rFonts w:eastAsia="Times New Roman" w:cs="Times New Roman"/>
          <w:spacing w:val="-3"/>
          <w:sz w:val="18"/>
          <w:szCs w:val="18"/>
        </w:rPr>
        <w:t>A</w:t>
      </w:r>
      <w:r w:rsidRPr="006D3085">
        <w:rPr>
          <w:rFonts w:eastAsia="Times New Roman" w:cs="Times New Roman"/>
          <w:sz w:val="18"/>
          <w:szCs w:val="18"/>
        </w:rPr>
        <w:t>RE</w:t>
      </w:r>
      <w:r w:rsidRPr="006D3085">
        <w:rPr>
          <w:rFonts w:eastAsia="Times New Roman" w:cs="Times New Roman"/>
          <w:spacing w:val="-9"/>
          <w:sz w:val="18"/>
          <w:szCs w:val="18"/>
        </w:rPr>
        <w:t xml:space="preserve"> </w:t>
      </w:r>
      <w:r w:rsidRPr="006D3085">
        <w:rPr>
          <w:rFonts w:eastAsia="Times New Roman" w:cs="Times New Roman"/>
          <w:sz w:val="18"/>
          <w:szCs w:val="18"/>
        </w:rPr>
        <w:t xml:space="preserve">OR </w:t>
      </w:r>
      <w:r w:rsidRPr="006D3085">
        <w:rPr>
          <w:rFonts w:eastAsia="Times New Roman" w:cs="Times New Roman"/>
          <w:spacing w:val="1"/>
          <w:sz w:val="18"/>
          <w:szCs w:val="18"/>
        </w:rPr>
        <w:t>T</w:t>
      </w:r>
      <w:r w:rsidRPr="006D3085">
        <w:rPr>
          <w:rFonts w:eastAsia="Times New Roman" w:cs="Times New Roman"/>
          <w:sz w:val="18"/>
          <w:szCs w:val="18"/>
        </w:rPr>
        <w:t>HAT</w:t>
      </w:r>
      <w:r w:rsidRPr="006D3085">
        <w:rPr>
          <w:rFonts w:eastAsia="Times New Roman" w:cs="Times New Roman"/>
          <w:spacing w:val="-4"/>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HIS</w:t>
      </w:r>
      <w:r w:rsidRPr="006D3085">
        <w:rPr>
          <w:rFonts w:eastAsia="Times New Roman" w:cs="Times New Roman"/>
          <w:spacing w:val="-2"/>
          <w:sz w:val="18"/>
          <w:szCs w:val="18"/>
        </w:rPr>
        <w:t xml:space="preserve"> </w:t>
      </w:r>
      <w:r w:rsidRPr="006D3085">
        <w:rPr>
          <w:rFonts w:eastAsia="Times New Roman" w:cs="Times New Roman"/>
          <w:sz w:val="18"/>
          <w:szCs w:val="18"/>
        </w:rPr>
        <w:t>DOCU</w:t>
      </w:r>
      <w:r w:rsidRPr="006D3085">
        <w:rPr>
          <w:rFonts w:eastAsia="Times New Roman" w:cs="Times New Roman"/>
          <w:spacing w:val="1"/>
          <w:sz w:val="18"/>
          <w:szCs w:val="18"/>
        </w:rPr>
        <w:t>ME</w:t>
      </w:r>
      <w:r w:rsidRPr="006D3085">
        <w:rPr>
          <w:rFonts w:eastAsia="Times New Roman" w:cs="Times New Roman"/>
          <w:sz w:val="18"/>
          <w:szCs w:val="18"/>
        </w:rPr>
        <w:t>NT</w:t>
      </w:r>
      <w:r w:rsidRPr="006D3085">
        <w:rPr>
          <w:rFonts w:eastAsia="Times New Roman" w:cs="Times New Roman"/>
          <w:spacing w:val="-11"/>
          <w:sz w:val="18"/>
          <w:szCs w:val="18"/>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w:t>
      </w:r>
      <w:r w:rsidRPr="006D3085">
        <w:rPr>
          <w:rFonts w:eastAsia="Times New Roman" w:cs="Times New Roman"/>
          <w:spacing w:val="3"/>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O</w:t>
      </w:r>
      <w:r w:rsidRPr="006D3085">
        <w:rPr>
          <w:rFonts w:eastAsia="Times New Roman" w:cs="Times New Roman"/>
          <w:spacing w:val="1"/>
          <w:sz w:val="18"/>
          <w:szCs w:val="18"/>
        </w:rPr>
        <w:t>F</w:t>
      </w:r>
      <w:r w:rsidRPr="006D3085">
        <w:rPr>
          <w:rFonts w:eastAsia="Times New Roman" w:cs="Times New Roman"/>
          <w:spacing w:val="-2"/>
          <w:sz w:val="18"/>
          <w:szCs w:val="18"/>
        </w:rPr>
        <w:t>TW</w:t>
      </w:r>
      <w:r w:rsidRPr="006D3085">
        <w:rPr>
          <w:rFonts w:eastAsia="Times New Roman" w:cs="Times New Roman"/>
          <w:spacing w:val="-3"/>
          <w:sz w:val="18"/>
          <w:szCs w:val="18"/>
        </w:rPr>
        <w:t>A</w:t>
      </w:r>
      <w:r w:rsidRPr="006D3085">
        <w:rPr>
          <w:rFonts w:eastAsia="Times New Roman" w:cs="Times New Roman"/>
          <w:sz w:val="18"/>
          <w:szCs w:val="18"/>
        </w:rPr>
        <w:t xml:space="preserve">RE IS </w:t>
      </w:r>
      <w:r w:rsidRPr="006D3085">
        <w:rPr>
          <w:rFonts w:eastAsia="Times New Roman" w:cs="Times New Roman"/>
          <w:spacing w:val="1"/>
          <w:sz w:val="18"/>
          <w:szCs w:val="18"/>
        </w:rPr>
        <w:t>F</w:t>
      </w:r>
      <w:r w:rsidRPr="006D3085">
        <w:rPr>
          <w:rFonts w:eastAsia="Times New Roman" w:cs="Times New Roman"/>
          <w:sz w:val="18"/>
          <w:szCs w:val="18"/>
        </w:rPr>
        <w:t>R</w:t>
      </w:r>
      <w:r w:rsidRPr="006D3085">
        <w:rPr>
          <w:rFonts w:eastAsia="Times New Roman" w:cs="Times New Roman"/>
          <w:spacing w:val="1"/>
          <w:sz w:val="18"/>
          <w:szCs w:val="18"/>
        </w:rPr>
        <w:t>E</w:t>
      </w:r>
      <w:r w:rsidRPr="006D3085">
        <w:rPr>
          <w:rFonts w:eastAsia="Times New Roman" w:cs="Times New Roman"/>
          <w:sz w:val="18"/>
          <w:szCs w:val="18"/>
        </w:rPr>
        <w:t>E</w:t>
      </w:r>
      <w:r w:rsidRPr="006D3085">
        <w:rPr>
          <w:rFonts w:eastAsia="Times New Roman" w:cs="Times New Roman"/>
          <w:spacing w:val="-5"/>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RO</w:t>
      </w:r>
      <w:r w:rsidRPr="006D3085">
        <w:rPr>
          <w:rFonts w:eastAsia="Times New Roman" w:cs="Times New Roman"/>
          <w:spacing w:val="1"/>
          <w:sz w:val="18"/>
          <w:szCs w:val="18"/>
        </w:rPr>
        <w:t>M</w:t>
      </w:r>
      <w:r w:rsidRPr="006D3085">
        <w:rPr>
          <w:rFonts w:eastAsia="Times New Roman" w:cs="Times New Roman"/>
        </w:rPr>
        <w:t>,</w:t>
      </w:r>
      <w:r w:rsidRPr="006D3085">
        <w:rPr>
          <w:rFonts w:eastAsia="Times New Roman" w:cs="Times New Roman"/>
          <w:spacing w:val="-14"/>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W</w:t>
      </w:r>
      <w:r w:rsidRPr="006D3085">
        <w:rPr>
          <w:rFonts w:eastAsia="Times New Roman" w:cs="Times New Roman"/>
          <w:sz w:val="18"/>
          <w:szCs w:val="18"/>
        </w:rPr>
        <w:t>I</w:t>
      </w:r>
      <w:r w:rsidRPr="006D3085">
        <w:rPr>
          <w:rFonts w:eastAsia="Times New Roman" w:cs="Times New Roman"/>
          <w:spacing w:val="-2"/>
          <w:sz w:val="18"/>
          <w:szCs w:val="18"/>
        </w:rPr>
        <w:t>L</w:t>
      </w:r>
      <w:r w:rsidRPr="006D3085">
        <w:rPr>
          <w:rFonts w:eastAsia="Times New Roman" w:cs="Times New Roman"/>
          <w:sz w:val="18"/>
          <w:szCs w:val="18"/>
        </w:rPr>
        <w:t>L</w:t>
      </w:r>
      <w:r w:rsidRPr="006D3085">
        <w:rPr>
          <w:rFonts w:eastAsia="Times New Roman" w:cs="Times New Roman"/>
          <w:spacing w:val="-5"/>
          <w:sz w:val="18"/>
          <w:szCs w:val="18"/>
        </w:rPr>
        <w:t xml:space="preserve"> </w:t>
      </w:r>
      <w:r w:rsidRPr="006D3085">
        <w:rPr>
          <w:rFonts w:eastAsia="Times New Roman" w:cs="Times New Roman"/>
          <w:sz w:val="18"/>
          <w:szCs w:val="18"/>
        </w:rPr>
        <w:t>O</w:t>
      </w:r>
      <w:r w:rsidRPr="006D3085">
        <w:rPr>
          <w:rFonts w:eastAsia="Times New Roman" w:cs="Times New Roman"/>
          <w:spacing w:val="3"/>
          <w:sz w:val="18"/>
          <w:szCs w:val="18"/>
        </w:rPr>
        <w:t>P</w:t>
      </w:r>
      <w:r w:rsidRPr="006D3085">
        <w:rPr>
          <w:rFonts w:eastAsia="Times New Roman" w:cs="Times New Roman"/>
          <w:spacing w:val="1"/>
          <w:sz w:val="18"/>
          <w:szCs w:val="18"/>
        </w:rPr>
        <w:t>E</w:t>
      </w:r>
      <w:r w:rsidRPr="006D3085">
        <w:rPr>
          <w:rFonts w:eastAsia="Times New Roman" w:cs="Times New Roman"/>
          <w:sz w:val="18"/>
          <w:szCs w:val="18"/>
        </w:rPr>
        <w:t>RA</w:t>
      </w:r>
      <w:r w:rsidRPr="006D3085">
        <w:rPr>
          <w:rFonts w:eastAsia="Times New Roman" w:cs="Times New Roman"/>
          <w:spacing w:val="-2"/>
          <w:sz w:val="18"/>
          <w:szCs w:val="18"/>
        </w:rPr>
        <w:t>T</w:t>
      </w:r>
      <w:r w:rsidRPr="006D3085">
        <w:rPr>
          <w:rFonts w:eastAsia="Times New Roman" w:cs="Times New Roman"/>
          <w:sz w:val="18"/>
          <w:szCs w:val="18"/>
        </w:rPr>
        <w:t>E</w:t>
      </w:r>
      <w:r w:rsidRPr="006D3085">
        <w:rPr>
          <w:rFonts w:eastAsia="Times New Roman" w:cs="Times New Roman"/>
          <w:spacing w:val="-7"/>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R</w:t>
      </w:r>
      <w:r w:rsidRPr="006D3085">
        <w:rPr>
          <w:rFonts w:eastAsia="Times New Roman" w:cs="Times New Roman"/>
          <w:spacing w:val="1"/>
          <w:sz w:val="18"/>
          <w:szCs w:val="18"/>
        </w:rPr>
        <w:t>E</w:t>
      </w:r>
      <w:r w:rsidRPr="006D3085">
        <w:rPr>
          <w:rFonts w:eastAsia="Times New Roman" w:cs="Times New Roman"/>
          <w:sz w:val="18"/>
          <w:szCs w:val="18"/>
        </w:rPr>
        <w:t>E</w:t>
      </w:r>
      <w:r w:rsidRPr="006D3085">
        <w:rPr>
          <w:rFonts w:eastAsia="Times New Roman" w:cs="Times New Roman"/>
          <w:spacing w:val="-3"/>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RO</w:t>
      </w:r>
      <w:r w:rsidRPr="006D3085">
        <w:rPr>
          <w:rFonts w:eastAsia="Times New Roman" w:cs="Times New Roman"/>
          <w:spacing w:val="1"/>
          <w:sz w:val="18"/>
          <w:szCs w:val="18"/>
        </w:rPr>
        <w:t>M</w:t>
      </w:r>
      <w:r w:rsidRPr="006D3085">
        <w:rPr>
          <w:rFonts w:eastAsia="Times New Roman" w:cs="Times New Roman"/>
        </w:rPr>
        <w:t>,</w:t>
      </w:r>
      <w:r w:rsidRPr="006D3085">
        <w:rPr>
          <w:rFonts w:eastAsia="Times New Roman" w:cs="Times New Roman"/>
          <w:spacing w:val="-14"/>
        </w:rPr>
        <w:t xml:space="preserve"> </w:t>
      </w:r>
      <w:r w:rsidRPr="006D3085">
        <w:rPr>
          <w:rFonts w:eastAsia="Times New Roman" w:cs="Times New Roman"/>
          <w:spacing w:val="1"/>
          <w:sz w:val="18"/>
          <w:szCs w:val="18"/>
        </w:rPr>
        <w:t>E</w:t>
      </w:r>
      <w:r w:rsidRPr="006D3085">
        <w:rPr>
          <w:rFonts w:eastAsia="Times New Roman" w:cs="Times New Roman"/>
          <w:sz w:val="18"/>
          <w:szCs w:val="18"/>
        </w:rPr>
        <w:t>RROR</w:t>
      </w:r>
      <w:r w:rsidRPr="006D3085">
        <w:rPr>
          <w:rFonts w:eastAsia="Times New Roman" w:cs="Times New Roman"/>
        </w:rPr>
        <w:t>.</w:t>
      </w:r>
      <w:r w:rsidRPr="006D3085">
        <w:rPr>
          <w:rFonts w:eastAsia="Times New Roman" w:cs="Times New Roman"/>
          <w:spacing w:val="26"/>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8"/>
          <w:sz w:val="18"/>
          <w:szCs w:val="18"/>
        </w:rPr>
        <w:t xml:space="preserve"> </w:t>
      </w:r>
      <w:r w:rsidRPr="006D3085">
        <w:rPr>
          <w:rFonts w:eastAsia="Times New Roman" w:cs="Times New Roman"/>
          <w:spacing w:val="3"/>
          <w:sz w:val="18"/>
          <w:szCs w:val="18"/>
        </w:rPr>
        <w:t>P</w:t>
      </w:r>
      <w:r w:rsidRPr="006D3085">
        <w:rPr>
          <w:rFonts w:eastAsia="Times New Roman" w:cs="Times New Roman"/>
          <w:sz w:val="18"/>
          <w:szCs w:val="18"/>
        </w:rPr>
        <w:t>RODUC</w:t>
      </w:r>
      <w:r w:rsidRPr="006D3085">
        <w:rPr>
          <w:rFonts w:eastAsia="Times New Roman" w:cs="Times New Roman"/>
          <w:spacing w:val="-2"/>
          <w:sz w:val="18"/>
          <w:szCs w:val="18"/>
        </w:rPr>
        <w:t>T</w:t>
      </w:r>
      <w:r w:rsidRPr="006D3085">
        <w:rPr>
          <w:rFonts w:eastAsia="Times New Roman" w:cs="Times New Roman"/>
          <w:sz w:val="18"/>
          <w:szCs w:val="18"/>
        </w:rPr>
        <w:t>S</w:t>
      </w:r>
      <w:r w:rsidRPr="006D3085">
        <w:rPr>
          <w:rFonts w:eastAsia="Times New Roman" w:cs="Times New Roman"/>
          <w:spacing w:val="-7"/>
          <w:sz w:val="18"/>
          <w:szCs w:val="18"/>
        </w:rPr>
        <w:t xml:space="preserve"> </w:t>
      </w:r>
      <w:r w:rsidRPr="006D3085">
        <w:rPr>
          <w:rFonts w:eastAsia="Times New Roman" w:cs="Times New Roman"/>
          <w:spacing w:val="-3"/>
          <w:sz w:val="18"/>
          <w:szCs w:val="18"/>
        </w:rPr>
        <w:t>A</w:t>
      </w:r>
      <w:r w:rsidRPr="006D3085">
        <w:rPr>
          <w:rFonts w:eastAsia="Times New Roman" w:cs="Times New Roman"/>
          <w:spacing w:val="3"/>
          <w:sz w:val="18"/>
          <w:szCs w:val="18"/>
        </w:rPr>
        <w:t>R</w:t>
      </w:r>
      <w:r w:rsidRPr="006D3085">
        <w:rPr>
          <w:rFonts w:eastAsia="Times New Roman" w:cs="Times New Roman"/>
          <w:sz w:val="18"/>
          <w:szCs w:val="18"/>
        </w:rPr>
        <w:t>E</w:t>
      </w:r>
      <w:r w:rsidRPr="006D3085">
        <w:rPr>
          <w:rFonts w:eastAsia="Times New Roman" w:cs="Times New Roman"/>
          <w:spacing w:val="-3"/>
          <w:sz w:val="18"/>
          <w:szCs w:val="18"/>
        </w:rPr>
        <w:t xml:space="preserve"> </w:t>
      </w:r>
      <w:r w:rsidRPr="006D3085">
        <w:rPr>
          <w:rFonts w:eastAsia="Times New Roman" w:cs="Times New Roman"/>
          <w:sz w:val="18"/>
          <w:szCs w:val="18"/>
        </w:rPr>
        <w:t>CO</w:t>
      </w:r>
      <w:r w:rsidRPr="006D3085">
        <w:rPr>
          <w:rFonts w:eastAsia="Times New Roman" w:cs="Times New Roman"/>
          <w:spacing w:val="1"/>
          <w:sz w:val="18"/>
          <w:szCs w:val="18"/>
        </w:rPr>
        <w:t>MME</w:t>
      </w:r>
      <w:r w:rsidRPr="006D3085">
        <w:rPr>
          <w:rFonts w:eastAsia="Times New Roman" w:cs="Times New Roman"/>
          <w:sz w:val="18"/>
          <w:szCs w:val="18"/>
        </w:rPr>
        <w:t>RCI</w:t>
      </w:r>
      <w:r w:rsidRPr="006D3085">
        <w:rPr>
          <w:rFonts w:eastAsia="Times New Roman" w:cs="Times New Roman"/>
          <w:spacing w:val="-3"/>
          <w:sz w:val="18"/>
          <w:szCs w:val="18"/>
        </w:rPr>
        <w:t>A</w:t>
      </w:r>
      <w:r w:rsidRPr="006D3085">
        <w:rPr>
          <w:rFonts w:eastAsia="Times New Roman" w:cs="Times New Roman"/>
          <w:sz w:val="18"/>
          <w:szCs w:val="18"/>
        </w:rPr>
        <w:t>L</w:t>
      </w:r>
      <w:r w:rsidRPr="006D3085">
        <w:rPr>
          <w:rFonts w:eastAsia="Times New Roman" w:cs="Times New Roman"/>
          <w:spacing w:val="-13"/>
          <w:sz w:val="18"/>
          <w:szCs w:val="18"/>
        </w:rPr>
        <w:t xml:space="preserve"> </w:t>
      </w:r>
      <w:r w:rsidRPr="006D3085">
        <w:rPr>
          <w:rFonts w:eastAsia="Times New Roman" w:cs="Times New Roman"/>
          <w:sz w:val="18"/>
          <w:szCs w:val="18"/>
        </w:rPr>
        <w:t>O</w:t>
      </w:r>
      <w:r w:rsidRPr="006D3085">
        <w:rPr>
          <w:rFonts w:eastAsia="Times New Roman" w:cs="Times New Roman"/>
          <w:spacing w:val="1"/>
          <w:sz w:val="18"/>
          <w:szCs w:val="18"/>
        </w:rPr>
        <w:t>F</w:t>
      </w:r>
      <w:r w:rsidRPr="006D3085">
        <w:rPr>
          <w:rFonts w:eastAsia="Times New Roman" w:cs="Times New Roman"/>
          <w:sz w:val="18"/>
          <w:szCs w:val="18"/>
        </w:rPr>
        <w:t>F</w:t>
      </w:r>
      <w:r w:rsidRPr="006D3085">
        <w:rPr>
          <w:rFonts w:eastAsia="Times New Roman" w:cs="Times New Roman"/>
          <w:spacing w:val="-1"/>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 xml:space="preserve">HE </w:t>
      </w:r>
      <w:r w:rsidRPr="006D3085">
        <w:rPr>
          <w:rFonts w:eastAsia="Times New Roman" w:cs="Times New Roman"/>
          <w:spacing w:val="1"/>
          <w:sz w:val="18"/>
          <w:szCs w:val="18"/>
        </w:rPr>
        <w:t>S</w:t>
      </w:r>
      <w:r w:rsidRPr="006D3085">
        <w:rPr>
          <w:rFonts w:eastAsia="Times New Roman" w:cs="Times New Roman"/>
          <w:sz w:val="18"/>
          <w:szCs w:val="18"/>
        </w:rPr>
        <w:t>H</w:t>
      </w:r>
      <w:r w:rsidRPr="006D3085">
        <w:rPr>
          <w:rFonts w:eastAsia="Times New Roman" w:cs="Times New Roman"/>
          <w:spacing w:val="1"/>
          <w:sz w:val="18"/>
          <w:szCs w:val="18"/>
        </w:rPr>
        <w:t>E</w:t>
      </w:r>
      <w:r w:rsidRPr="006D3085">
        <w:rPr>
          <w:rFonts w:eastAsia="Times New Roman" w:cs="Times New Roman"/>
          <w:spacing w:val="-2"/>
          <w:sz w:val="18"/>
          <w:szCs w:val="18"/>
        </w:rPr>
        <w:t>L</w:t>
      </w:r>
      <w:r w:rsidRPr="006D3085">
        <w:rPr>
          <w:rFonts w:eastAsia="Times New Roman" w:cs="Times New Roman"/>
          <w:sz w:val="18"/>
          <w:szCs w:val="18"/>
        </w:rPr>
        <w:t>F</w:t>
      </w:r>
      <w:r w:rsidRPr="006D3085">
        <w:rPr>
          <w:rFonts w:eastAsia="Times New Roman" w:cs="Times New Roman"/>
          <w:spacing w:val="-3"/>
          <w:sz w:val="18"/>
          <w:szCs w:val="18"/>
        </w:rPr>
        <w:t xml:space="preserve"> </w:t>
      </w:r>
      <w:r w:rsidRPr="006D3085">
        <w:rPr>
          <w:rFonts w:eastAsia="Times New Roman" w:cs="Times New Roman"/>
          <w:spacing w:val="3"/>
          <w:sz w:val="18"/>
          <w:szCs w:val="18"/>
        </w:rPr>
        <w:t>P</w:t>
      </w:r>
      <w:r w:rsidRPr="006D3085">
        <w:rPr>
          <w:rFonts w:eastAsia="Times New Roman" w:cs="Times New Roman"/>
          <w:sz w:val="18"/>
          <w:szCs w:val="18"/>
        </w:rPr>
        <w:t>RODUC</w:t>
      </w:r>
      <w:r w:rsidRPr="006D3085">
        <w:rPr>
          <w:rFonts w:eastAsia="Times New Roman" w:cs="Times New Roman"/>
          <w:spacing w:val="-2"/>
          <w:sz w:val="18"/>
          <w:szCs w:val="18"/>
        </w:rPr>
        <w:t>T</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18"/>
        </w:rPr>
        <w:t xml:space="preserve"> </w:t>
      </w:r>
      <w:r w:rsidRPr="006D3085">
        <w:rPr>
          <w:rFonts w:eastAsia="Times New Roman" w:cs="Times New Roman"/>
          <w:spacing w:val="-3"/>
          <w:sz w:val="18"/>
          <w:szCs w:val="18"/>
        </w:rPr>
        <w:t>A</w:t>
      </w:r>
      <w:r w:rsidRPr="006D3085">
        <w:rPr>
          <w:rFonts w:eastAsia="Times New Roman" w:cs="Times New Roman"/>
          <w:sz w:val="18"/>
          <w:szCs w:val="18"/>
        </w:rPr>
        <w:t>RE</w:t>
      </w:r>
      <w:r w:rsidRPr="006D3085">
        <w:rPr>
          <w:rFonts w:eastAsia="Times New Roman" w:cs="Times New Roman"/>
          <w:spacing w:val="-3"/>
          <w:sz w:val="18"/>
          <w:szCs w:val="18"/>
        </w:rPr>
        <w:t xml:space="preserve"> </w:t>
      </w:r>
      <w:r w:rsidRPr="006D3085">
        <w:rPr>
          <w:rFonts w:eastAsia="Times New Roman" w:cs="Times New Roman"/>
          <w:sz w:val="18"/>
          <w:szCs w:val="18"/>
        </w:rPr>
        <w:t>NOT</w:t>
      </w:r>
      <w:r w:rsidRPr="006D3085">
        <w:rPr>
          <w:rFonts w:eastAsia="Times New Roman" w:cs="Times New Roman"/>
          <w:spacing w:val="-3"/>
          <w:sz w:val="18"/>
          <w:szCs w:val="18"/>
        </w:rPr>
        <w:t xml:space="preserve"> </w:t>
      </w:r>
      <w:r w:rsidRPr="006D3085">
        <w:rPr>
          <w:rFonts w:eastAsia="Times New Roman" w:cs="Times New Roman"/>
          <w:spacing w:val="1"/>
          <w:sz w:val="18"/>
          <w:szCs w:val="18"/>
        </w:rPr>
        <w:t>ME</w:t>
      </w:r>
      <w:r w:rsidRPr="006D3085">
        <w:rPr>
          <w:rFonts w:eastAsia="Times New Roman" w:cs="Times New Roman"/>
          <w:sz w:val="18"/>
          <w:szCs w:val="18"/>
        </w:rPr>
        <w:t>DICAL</w:t>
      </w:r>
      <w:r w:rsidRPr="006D3085">
        <w:rPr>
          <w:rFonts w:eastAsia="Times New Roman" w:cs="Times New Roman"/>
          <w:spacing w:val="-9"/>
          <w:sz w:val="18"/>
          <w:szCs w:val="18"/>
        </w:rPr>
        <w:t xml:space="preserve"> </w:t>
      </w:r>
      <w:r w:rsidRPr="006D3085">
        <w:rPr>
          <w:rFonts w:eastAsia="Times New Roman" w:cs="Times New Roman"/>
          <w:sz w:val="18"/>
          <w:szCs w:val="18"/>
        </w:rPr>
        <w:t>D</w:t>
      </w:r>
      <w:r w:rsidRPr="006D3085">
        <w:rPr>
          <w:rFonts w:eastAsia="Times New Roman" w:cs="Times New Roman"/>
          <w:spacing w:val="1"/>
          <w:sz w:val="18"/>
          <w:szCs w:val="18"/>
        </w:rPr>
        <w:t>E</w:t>
      </w:r>
      <w:r w:rsidRPr="006D3085">
        <w:rPr>
          <w:rFonts w:eastAsia="Times New Roman" w:cs="Times New Roman"/>
          <w:spacing w:val="2"/>
          <w:sz w:val="18"/>
          <w:szCs w:val="18"/>
        </w:rPr>
        <w:t>V</w:t>
      </w:r>
      <w:r w:rsidRPr="006D3085">
        <w:rPr>
          <w:rFonts w:eastAsia="Times New Roman" w:cs="Times New Roman"/>
          <w:sz w:val="18"/>
          <w:szCs w:val="18"/>
        </w:rPr>
        <w:t>IC</w:t>
      </w:r>
      <w:r w:rsidRPr="006D3085">
        <w:rPr>
          <w:rFonts w:eastAsia="Times New Roman" w:cs="Times New Roman"/>
          <w:spacing w:val="1"/>
          <w:sz w:val="18"/>
          <w:szCs w:val="18"/>
        </w:rPr>
        <w:t>ES</w:t>
      </w:r>
      <w:r w:rsidRPr="006D3085">
        <w:rPr>
          <w:rFonts w:eastAsia="Times New Roman" w:cs="Times New Roman"/>
        </w:rPr>
        <w:t>,</w:t>
      </w:r>
      <w:r w:rsidRPr="006D3085">
        <w:rPr>
          <w:rFonts w:eastAsia="Times New Roman" w:cs="Times New Roman"/>
          <w:spacing w:val="-17"/>
        </w:rPr>
        <w:t xml:space="preserve"> </w:t>
      </w:r>
      <w:r w:rsidRPr="006D3085">
        <w:rPr>
          <w:rFonts w:eastAsia="Times New Roman" w:cs="Times New Roman"/>
          <w:spacing w:val="-3"/>
          <w:sz w:val="18"/>
          <w:szCs w:val="18"/>
        </w:rPr>
        <w:t>A</w:t>
      </w:r>
      <w:r w:rsidRPr="006D3085">
        <w:rPr>
          <w:rFonts w:eastAsia="Times New Roman" w:cs="Times New Roman"/>
          <w:sz w:val="18"/>
          <w:szCs w:val="18"/>
        </w:rPr>
        <w:t>ND</w:t>
      </w:r>
      <w:r w:rsidRPr="006D3085">
        <w:rPr>
          <w:rFonts w:eastAsia="Times New Roman" w:cs="Times New Roman"/>
          <w:spacing w:val="-4"/>
          <w:sz w:val="18"/>
          <w:szCs w:val="18"/>
        </w:rPr>
        <w:t xml:space="preserve"> </w:t>
      </w:r>
      <w:r w:rsidRPr="006D3085">
        <w:rPr>
          <w:rFonts w:eastAsia="Times New Roman" w:cs="Times New Roman"/>
          <w:spacing w:val="-3"/>
          <w:sz w:val="18"/>
          <w:szCs w:val="18"/>
        </w:rPr>
        <w:t>A</w:t>
      </w:r>
      <w:r w:rsidRPr="006D3085">
        <w:rPr>
          <w:rFonts w:eastAsia="Times New Roman" w:cs="Times New Roman"/>
          <w:spacing w:val="3"/>
          <w:sz w:val="18"/>
          <w:szCs w:val="18"/>
        </w:rPr>
        <w:t>R</w:t>
      </w:r>
      <w:r w:rsidRPr="006D3085">
        <w:rPr>
          <w:rFonts w:eastAsia="Times New Roman" w:cs="Times New Roman"/>
          <w:sz w:val="18"/>
          <w:szCs w:val="18"/>
        </w:rPr>
        <w:t>E</w:t>
      </w:r>
      <w:r w:rsidRPr="006D3085">
        <w:rPr>
          <w:rFonts w:eastAsia="Times New Roman" w:cs="Times New Roman"/>
          <w:spacing w:val="-3"/>
          <w:sz w:val="18"/>
          <w:szCs w:val="18"/>
        </w:rPr>
        <w:t xml:space="preserve"> </w:t>
      </w:r>
      <w:r w:rsidRPr="006D3085">
        <w:rPr>
          <w:rFonts w:eastAsia="Times New Roman" w:cs="Times New Roman"/>
          <w:sz w:val="18"/>
          <w:szCs w:val="18"/>
        </w:rPr>
        <w:t>NOT</w:t>
      </w:r>
      <w:r w:rsidRPr="006D3085">
        <w:rPr>
          <w:rFonts w:eastAsia="Times New Roman" w:cs="Times New Roman"/>
          <w:spacing w:val="-5"/>
          <w:sz w:val="18"/>
          <w:szCs w:val="18"/>
        </w:rPr>
        <w:t xml:space="preserve"> </w:t>
      </w:r>
      <w:r w:rsidRPr="006D3085">
        <w:rPr>
          <w:rFonts w:eastAsia="Times New Roman" w:cs="Times New Roman"/>
          <w:spacing w:val="1"/>
          <w:sz w:val="18"/>
          <w:szCs w:val="18"/>
        </w:rPr>
        <w:t>S</w:t>
      </w:r>
      <w:r w:rsidRPr="006D3085">
        <w:rPr>
          <w:rFonts w:eastAsia="Times New Roman" w:cs="Times New Roman"/>
          <w:spacing w:val="3"/>
          <w:sz w:val="18"/>
          <w:szCs w:val="18"/>
        </w:rPr>
        <w:t>P</w:t>
      </w:r>
      <w:r w:rsidRPr="006D3085">
        <w:rPr>
          <w:rFonts w:eastAsia="Times New Roman" w:cs="Times New Roman"/>
          <w:spacing w:val="1"/>
          <w:sz w:val="18"/>
          <w:szCs w:val="18"/>
        </w:rPr>
        <w:t>E</w:t>
      </w:r>
      <w:r w:rsidRPr="006D3085">
        <w:rPr>
          <w:rFonts w:eastAsia="Times New Roman" w:cs="Times New Roman"/>
          <w:sz w:val="18"/>
          <w:szCs w:val="18"/>
        </w:rPr>
        <w:t>C</w:t>
      </w:r>
      <w:r w:rsidRPr="006D3085">
        <w:rPr>
          <w:rFonts w:eastAsia="Times New Roman" w:cs="Times New Roman"/>
          <w:spacing w:val="-2"/>
          <w:sz w:val="18"/>
          <w:szCs w:val="18"/>
        </w:rPr>
        <w:t>I</w:t>
      </w:r>
      <w:r w:rsidRPr="006D3085">
        <w:rPr>
          <w:rFonts w:eastAsia="Times New Roman" w:cs="Times New Roman"/>
          <w:spacing w:val="1"/>
          <w:sz w:val="18"/>
          <w:szCs w:val="18"/>
        </w:rPr>
        <w:t>F</w:t>
      </w:r>
      <w:r w:rsidRPr="006D3085">
        <w:rPr>
          <w:rFonts w:eastAsia="Times New Roman" w:cs="Times New Roman"/>
          <w:sz w:val="18"/>
          <w:szCs w:val="18"/>
        </w:rPr>
        <w:t>IC</w:t>
      </w:r>
      <w:r w:rsidRPr="006D3085">
        <w:rPr>
          <w:rFonts w:eastAsia="Times New Roman" w:cs="Times New Roman"/>
          <w:spacing w:val="-3"/>
          <w:sz w:val="18"/>
          <w:szCs w:val="18"/>
        </w:rPr>
        <w:t>A</w:t>
      </w:r>
      <w:r w:rsidRPr="006D3085">
        <w:rPr>
          <w:rFonts w:eastAsia="Times New Roman" w:cs="Times New Roman"/>
          <w:spacing w:val="1"/>
          <w:sz w:val="18"/>
          <w:szCs w:val="18"/>
        </w:rPr>
        <w:t>L</w:t>
      </w:r>
      <w:r w:rsidRPr="006D3085">
        <w:rPr>
          <w:rFonts w:eastAsia="Times New Roman" w:cs="Times New Roman"/>
          <w:spacing w:val="-2"/>
          <w:sz w:val="18"/>
          <w:szCs w:val="18"/>
        </w:rPr>
        <w:t>L</w:t>
      </w:r>
      <w:r w:rsidRPr="006D3085">
        <w:rPr>
          <w:rFonts w:eastAsia="Times New Roman" w:cs="Times New Roman"/>
          <w:sz w:val="18"/>
          <w:szCs w:val="18"/>
        </w:rPr>
        <w:t>Y</w:t>
      </w:r>
      <w:r w:rsidRPr="006D3085">
        <w:rPr>
          <w:rFonts w:eastAsia="Times New Roman" w:cs="Times New Roman"/>
          <w:spacing w:val="-13"/>
          <w:sz w:val="18"/>
          <w:szCs w:val="18"/>
        </w:rPr>
        <w:t xml:space="preserve"> </w:t>
      </w:r>
      <w:r w:rsidRPr="006D3085">
        <w:rPr>
          <w:rFonts w:eastAsia="Times New Roman" w:cs="Times New Roman"/>
          <w:sz w:val="18"/>
          <w:szCs w:val="18"/>
        </w:rPr>
        <w:t>D</w:t>
      </w:r>
      <w:r w:rsidRPr="006D3085">
        <w:rPr>
          <w:rFonts w:eastAsia="Times New Roman" w:cs="Times New Roman"/>
          <w:spacing w:val="1"/>
          <w:sz w:val="18"/>
          <w:szCs w:val="18"/>
        </w:rPr>
        <w:t>ES</w:t>
      </w:r>
      <w:r w:rsidRPr="006D3085">
        <w:rPr>
          <w:rFonts w:eastAsia="Times New Roman" w:cs="Times New Roman"/>
          <w:spacing w:val="3"/>
          <w:sz w:val="18"/>
          <w:szCs w:val="18"/>
        </w:rPr>
        <w:t>I</w:t>
      </w:r>
      <w:r w:rsidRPr="006D3085">
        <w:rPr>
          <w:rFonts w:eastAsia="Times New Roman" w:cs="Times New Roman"/>
          <w:sz w:val="18"/>
          <w:szCs w:val="18"/>
        </w:rPr>
        <w:t>GN</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spacing w:val="-9"/>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 xml:space="preserve"> </w:t>
      </w:r>
      <w:r w:rsidRPr="006D3085">
        <w:rPr>
          <w:rFonts w:eastAsia="Times New Roman" w:cs="Times New Roman"/>
          <w:spacing w:val="1"/>
          <w:sz w:val="18"/>
          <w:szCs w:val="18"/>
        </w:rPr>
        <w:t>ME</w:t>
      </w:r>
      <w:r w:rsidRPr="006D3085">
        <w:rPr>
          <w:rFonts w:eastAsia="Times New Roman" w:cs="Times New Roman"/>
          <w:sz w:val="18"/>
          <w:szCs w:val="18"/>
        </w:rPr>
        <w:t>DIC</w:t>
      </w:r>
      <w:r w:rsidRPr="006D3085">
        <w:rPr>
          <w:rFonts w:eastAsia="Times New Roman" w:cs="Times New Roman"/>
          <w:spacing w:val="-3"/>
          <w:sz w:val="18"/>
          <w:szCs w:val="18"/>
        </w:rPr>
        <w:t>A</w:t>
      </w:r>
      <w:r w:rsidRPr="006D3085">
        <w:rPr>
          <w:rFonts w:eastAsia="Times New Roman" w:cs="Times New Roman"/>
          <w:sz w:val="18"/>
          <w:szCs w:val="18"/>
        </w:rPr>
        <w:t xml:space="preserve">L </w:t>
      </w:r>
      <w:r w:rsidRPr="006D3085">
        <w:rPr>
          <w:rFonts w:eastAsia="Times New Roman" w:cs="Times New Roman"/>
          <w:spacing w:val="-3"/>
          <w:sz w:val="18"/>
          <w:szCs w:val="18"/>
        </w:rPr>
        <w:t>A</w:t>
      </w:r>
      <w:r w:rsidRPr="006D3085">
        <w:rPr>
          <w:rFonts w:eastAsia="Times New Roman" w:cs="Times New Roman"/>
          <w:spacing w:val="3"/>
          <w:sz w:val="18"/>
          <w:szCs w:val="18"/>
        </w:rPr>
        <w:t>PP</w:t>
      </w:r>
      <w:r w:rsidRPr="006D3085">
        <w:rPr>
          <w:rFonts w:eastAsia="Times New Roman" w:cs="Times New Roman"/>
          <w:spacing w:val="-2"/>
          <w:sz w:val="18"/>
          <w:szCs w:val="18"/>
        </w:rPr>
        <w:t>L</w:t>
      </w:r>
      <w:r w:rsidRPr="006D3085">
        <w:rPr>
          <w:rFonts w:eastAsia="Times New Roman" w:cs="Times New Roman"/>
          <w:sz w:val="18"/>
          <w:szCs w:val="18"/>
        </w:rPr>
        <w:t>IC</w:t>
      </w:r>
      <w:r w:rsidRPr="006D3085">
        <w:rPr>
          <w:rFonts w:eastAsia="Times New Roman" w:cs="Times New Roman"/>
          <w:spacing w:val="-3"/>
          <w:sz w:val="18"/>
          <w:szCs w:val="18"/>
        </w:rPr>
        <w:t>A</w:t>
      </w:r>
      <w:r w:rsidRPr="006D3085">
        <w:rPr>
          <w:rFonts w:eastAsia="Times New Roman" w:cs="Times New Roman"/>
          <w:spacing w:val="-2"/>
          <w:sz w:val="18"/>
          <w:szCs w:val="18"/>
        </w:rPr>
        <w:t>T</w:t>
      </w:r>
      <w:r w:rsidRPr="006D3085">
        <w:rPr>
          <w:rFonts w:eastAsia="Times New Roman" w:cs="Times New Roman"/>
          <w:spacing w:val="3"/>
          <w:sz w:val="18"/>
          <w:szCs w:val="18"/>
        </w:rPr>
        <w:t>I</w:t>
      </w:r>
      <w:r w:rsidRPr="006D3085">
        <w:rPr>
          <w:rFonts w:eastAsia="Times New Roman" w:cs="Times New Roman"/>
          <w:sz w:val="18"/>
          <w:szCs w:val="18"/>
        </w:rPr>
        <w:t>ON</w:t>
      </w:r>
      <w:r w:rsidRPr="006D3085">
        <w:rPr>
          <w:rFonts w:eastAsia="Times New Roman" w:cs="Times New Roman"/>
          <w:spacing w:val="-12"/>
          <w:sz w:val="18"/>
          <w:szCs w:val="18"/>
        </w:rPr>
        <w:t xml:space="preserve"> </w:t>
      </w:r>
      <w:r w:rsidRPr="006D3085">
        <w:rPr>
          <w:rFonts w:eastAsia="Times New Roman" w:cs="Times New Roman"/>
          <w:sz w:val="18"/>
          <w:szCs w:val="18"/>
        </w:rPr>
        <w:t xml:space="preserve">OR </w:t>
      </w:r>
      <w:r w:rsidRPr="006D3085">
        <w:rPr>
          <w:rFonts w:eastAsia="Times New Roman" w:cs="Times New Roman"/>
          <w:spacing w:val="-3"/>
          <w:sz w:val="18"/>
          <w:szCs w:val="18"/>
        </w:rPr>
        <w:t>A</w:t>
      </w:r>
      <w:r w:rsidRPr="006D3085">
        <w:rPr>
          <w:rFonts w:eastAsia="Times New Roman" w:cs="Times New Roman"/>
          <w:sz w:val="18"/>
          <w:szCs w:val="18"/>
        </w:rPr>
        <w:t>NY</w:t>
      </w:r>
      <w:r w:rsidRPr="006D3085">
        <w:rPr>
          <w:rFonts w:eastAsia="Times New Roman" w:cs="Times New Roman"/>
          <w:spacing w:val="-4"/>
          <w:sz w:val="18"/>
          <w:szCs w:val="18"/>
        </w:rPr>
        <w:t xml:space="preserve"> </w:t>
      </w:r>
      <w:r w:rsidRPr="006D3085">
        <w:rPr>
          <w:rFonts w:eastAsia="Times New Roman" w:cs="Times New Roman"/>
          <w:spacing w:val="2"/>
          <w:sz w:val="18"/>
          <w:szCs w:val="18"/>
        </w:rPr>
        <w:t>O</w:t>
      </w:r>
      <w:r w:rsidRPr="006D3085">
        <w:rPr>
          <w:rFonts w:eastAsia="Times New Roman" w:cs="Times New Roman"/>
          <w:spacing w:val="-2"/>
          <w:sz w:val="18"/>
          <w:szCs w:val="18"/>
        </w:rPr>
        <w:t>T</w:t>
      </w:r>
      <w:r w:rsidRPr="006D3085">
        <w:rPr>
          <w:rFonts w:eastAsia="Times New Roman" w:cs="Times New Roman"/>
          <w:sz w:val="18"/>
          <w:szCs w:val="18"/>
        </w:rPr>
        <w:t>H</w:t>
      </w:r>
      <w:r w:rsidRPr="006D3085">
        <w:rPr>
          <w:rFonts w:eastAsia="Times New Roman" w:cs="Times New Roman"/>
          <w:spacing w:val="3"/>
          <w:sz w:val="18"/>
          <w:szCs w:val="18"/>
        </w:rPr>
        <w:t>E</w:t>
      </w:r>
      <w:r w:rsidRPr="006D3085">
        <w:rPr>
          <w:rFonts w:eastAsia="Times New Roman" w:cs="Times New Roman"/>
          <w:sz w:val="18"/>
          <w:szCs w:val="18"/>
        </w:rPr>
        <w:t>R</w:t>
      </w:r>
      <w:r w:rsidRPr="006D3085">
        <w:rPr>
          <w:rFonts w:eastAsia="Times New Roman" w:cs="Times New Roman"/>
          <w:spacing w:val="-8"/>
          <w:sz w:val="18"/>
          <w:szCs w:val="18"/>
        </w:rPr>
        <w:t xml:space="preserve"> </w:t>
      </w:r>
      <w:r w:rsidRPr="006D3085">
        <w:rPr>
          <w:rFonts w:eastAsia="Times New Roman" w:cs="Times New Roman"/>
          <w:spacing w:val="3"/>
          <w:sz w:val="18"/>
          <w:szCs w:val="18"/>
        </w:rPr>
        <w:t>P</w:t>
      </w:r>
      <w:r w:rsidRPr="006D3085">
        <w:rPr>
          <w:rFonts w:eastAsia="Times New Roman" w:cs="Times New Roman"/>
          <w:spacing w:val="-3"/>
          <w:sz w:val="18"/>
          <w:szCs w:val="18"/>
        </w:rPr>
        <w:t>A</w:t>
      </w:r>
      <w:r w:rsidRPr="006D3085">
        <w:rPr>
          <w:rFonts w:eastAsia="Times New Roman" w:cs="Times New Roman"/>
          <w:spacing w:val="3"/>
          <w:sz w:val="18"/>
          <w:szCs w:val="18"/>
        </w:rPr>
        <w:t>R</w:t>
      </w:r>
      <w:r w:rsidRPr="006D3085">
        <w:rPr>
          <w:rFonts w:eastAsia="Times New Roman" w:cs="Times New Roman"/>
          <w:spacing w:val="-2"/>
          <w:sz w:val="18"/>
          <w:szCs w:val="18"/>
        </w:rPr>
        <w:t>T</w:t>
      </w:r>
      <w:r w:rsidRPr="006D3085">
        <w:rPr>
          <w:rFonts w:eastAsia="Times New Roman" w:cs="Times New Roman"/>
          <w:sz w:val="18"/>
          <w:szCs w:val="18"/>
        </w:rPr>
        <w:t>ICU</w:t>
      </w:r>
      <w:r w:rsidRPr="006D3085">
        <w:rPr>
          <w:rFonts w:eastAsia="Times New Roman" w:cs="Times New Roman"/>
          <w:spacing w:val="1"/>
          <w:sz w:val="18"/>
          <w:szCs w:val="18"/>
        </w:rPr>
        <w:t>L</w:t>
      </w:r>
      <w:r w:rsidRPr="006D3085">
        <w:rPr>
          <w:rFonts w:eastAsia="Times New Roman" w:cs="Times New Roman"/>
          <w:sz w:val="18"/>
          <w:szCs w:val="18"/>
        </w:rPr>
        <w:t>AR</w:t>
      </w:r>
      <w:r w:rsidRPr="006D3085">
        <w:rPr>
          <w:rFonts w:eastAsia="Times New Roman" w:cs="Times New Roman"/>
          <w:spacing w:val="-8"/>
          <w:sz w:val="18"/>
          <w:szCs w:val="18"/>
        </w:rPr>
        <w:t xml:space="preserve"> </w:t>
      </w:r>
      <w:r w:rsidRPr="006D3085">
        <w:rPr>
          <w:rFonts w:eastAsia="Times New Roman" w:cs="Times New Roman"/>
          <w:spacing w:val="-3"/>
          <w:sz w:val="18"/>
          <w:szCs w:val="18"/>
        </w:rPr>
        <w:t>A</w:t>
      </w:r>
      <w:r w:rsidRPr="006D3085">
        <w:rPr>
          <w:rFonts w:eastAsia="Times New Roman" w:cs="Times New Roman"/>
          <w:spacing w:val="1"/>
          <w:sz w:val="18"/>
          <w:szCs w:val="18"/>
        </w:rPr>
        <w:t>P</w:t>
      </w:r>
      <w:r w:rsidRPr="006D3085">
        <w:rPr>
          <w:rFonts w:eastAsia="Times New Roman" w:cs="Times New Roman"/>
          <w:spacing w:val="3"/>
          <w:sz w:val="18"/>
          <w:szCs w:val="18"/>
        </w:rPr>
        <w:t>P</w:t>
      </w:r>
      <w:r w:rsidRPr="006D3085">
        <w:rPr>
          <w:rFonts w:eastAsia="Times New Roman" w:cs="Times New Roman"/>
          <w:spacing w:val="-2"/>
          <w:sz w:val="18"/>
          <w:szCs w:val="18"/>
        </w:rPr>
        <w:t>L</w:t>
      </w:r>
      <w:r w:rsidRPr="006D3085">
        <w:rPr>
          <w:rFonts w:eastAsia="Times New Roman" w:cs="Times New Roman"/>
          <w:sz w:val="18"/>
          <w:szCs w:val="18"/>
        </w:rPr>
        <w:t>ICA</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2"/>
          <w:sz w:val="18"/>
          <w:szCs w:val="18"/>
        </w:rPr>
        <w:t>O</w:t>
      </w:r>
      <w:r w:rsidRPr="006D3085">
        <w:rPr>
          <w:rFonts w:eastAsia="Times New Roman" w:cs="Times New Roman"/>
          <w:sz w:val="18"/>
          <w:szCs w:val="18"/>
        </w:rPr>
        <w:t>N</w:t>
      </w:r>
      <w:r w:rsidRPr="006D3085">
        <w:rPr>
          <w:rFonts w:eastAsia="Times New Roman" w:cs="Times New Roman"/>
        </w:rPr>
        <w:t>.</w:t>
      </w:r>
      <w:r w:rsidRPr="006D3085">
        <w:rPr>
          <w:rFonts w:eastAsia="Times New Roman" w:cs="Times New Roman"/>
          <w:spacing w:val="24"/>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pacing w:val="-2"/>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z w:val="18"/>
          <w:szCs w:val="18"/>
        </w:rPr>
        <w:t>CU</w:t>
      </w:r>
      <w:r w:rsidRPr="006D3085">
        <w:rPr>
          <w:rFonts w:eastAsia="Times New Roman" w:cs="Times New Roman"/>
          <w:spacing w:val="1"/>
          <w:sz w:val="18"/>
          <w:szCs w:val="18"/>
        </w:rPr>
        <w:t>S</w:t>
      </w:r>
      <w:r w:rsidRPr="006D3085">
        <w:rPr>
          <w:rFonts w:eastAsia="Times New Roman" w:cs="Times New Roman"/>
          <w:spacing w:val="-2"/>
          <w:sz w:val="18"/>
          <w:szCs w:val="18"/>
        </w:rPr>
        <w:t>T</w:t>
      </w:r>
      <w:r w:rsidRPr="006D3085">
        <w:rPr>
          <w:rFonts w:eastAsia="Times New Roman" w:cs="Times New Roman"/>
          <w:sz w:val="18"/>
          <w:szCs w:val="18"/>
        </w:rPr>
        <w:t>O</w:t>
      </w:r>
      <w:r w:rsidRPr="006D3085">
        <w:rPr>
          <w:rFonts w:eastAsia="Times New Roman" w:cs="Times New Roman"/>
          <w:spacing w:val="1"/>
          <w:sz w:val="18"/>
          <w:szCs w:val="18"/>
        </w:rPr>
        <w:t>ME</w:t>
      </w:r>
      <w:r w:rsidRPr="006D3085">
        <w:rPr>
          <w:rFonts w:eastAsia="Times New Roman" w:cs="Times New Roman"/>
          <w:spacing w:val="-2"/>
          <w:sz w:val="18"/>
          <w:szCs w:val="18"/>
        </w:rPr>
        <w:t>R</w:t>
      </w:r>
      <w:r w:rsidRPr="006D3085">
        <w:rPr>
          <w:rFonts w:eastAsia="Times New Roman" w:cs="Times New Roman"/>
          <w:sz w:val="18"/>
          <w:szCs w:val="18"/>
        </w:rPr>
        <w:t>S</w:t>
      </w:r>
      <w:r w:rsidRPr="006D3085">
        <w:rPr>
          <w:rFonts w:eastAsia="Times New Roman" w:cs="Times New Roman"/>
          <w:spacing w:val="-9"/>
          <w:sz w:val="18"/>
          <w:szCs w:val="18"/>
        </w:rPr>
        <w:t xml:space="preserve"> </w:t>
      </w:r>
      <w:r w:rsidRPr="006D3085">
        <w:rPr>
          <w:rFonts w:eastAsia="Times New Roman" w:cs="Times New Roman"/>
          <w:spacing w:val="-2"/>
          <w:sz w:val="18"/>
          <w:szCs w:val="18"/>
        </w:rPr>
        <w:t>W</w:t>
      </w:r>
      <w:r w:rsidRPr="006D3085">
        <w:rPr>
          <w:rFonts w:eastAsia="Times New Roman" w:cs="Times New Roman"/>
          <w:sz w:val="18"/>
          <w:szCs w:val="18"/>
        </w:rPr>
        <w:t>HO</w:t>
      </w:r>
      <w:r w:rsidRPr="006D3085">
        <w:rPr>
          <w:rFonts w:eastAsia="Times New Roman" w:cs="Times New Roman"/>
          <w:spacing w:val="-1"/>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RE</w:t>
      </w:r>
      <w:r w:rsidRPr="006D3085">
        <w:rPr>
          <w:rFonts w:eastAsia="Times New Roman" w:cs="Times New Roman"/>
          <w:spacing w:val="-3"/>
          <w:sz w:val="18"/>
          <w:szCs w:val="18"/>
        </w:rPr>
        <w:t xml:space="preserve"> </w:t>
      </w:r>
      <w:r w:rsidRPr="006D3085">
        <w:rPr>
          <w:rFonts w:eastAsia="Times New Roman" w:cs="Times New Roman"/>
          <w:spacing w:val="1"/>
          <w:sz w:val="18"/>
          <w:szCs w:val="18"/>
        </w:rPr>
        <w:t>ME</w:t>
      </w:r>
      <w:r w:rsidRPr="006D3085">
        <w:rPr>
          <w:rFonts w:eastAsia="Times New Roman" w:cs="Times New Roman"/>
          <w:sz w:val="18"/>
          <w:szCs w:val="18"/>
        </w:rPr>
        <w:t>DICAL D</w:t>
      </w:r>
      <w:r w:rsidRPr="006D3085">
        <w:rPr>
          <w:rFonts w:eastAsia="Times New Roman" w:cs="Times New Roman"/>
          <w:spacing w:val="1"/>
          <w:sz w:val="18"/>
          <w:szCs w:val="18"/>
        </w:rPr>
        <w:t>E</w:t>
      </w:r>
      <w:r w:rsidRPr="006D3085">
        <w:rPr>
          <w:rFonts w:eastAsia="Times New Roman" w:cs="Times New Roman"/>
          <w:spacing w:val="2"/>
          <w:sz w:val="18"/>
          <w:szCs w:val="18"/>
        </w:rPr>
        <w:t>V</w:t>
      </w:r>
      <w:r w:rsidRPr="006D3085">
        <w:rPr>
          <w:rFonts w:eastAsia="Times New Roman" w:cs="Times New Roman"/>
          <w:sz w:val="18"/>
          <w:szCs w:val="18"/>
        </w:rPr>
        <w:t>ICE</w:t>
      </w:r>
      <w:r w:rsidRPr="006D3085">
        <w:rPr>
          <w:rFonts w:eastAsia="Times New Roman" w:cs="Times New Roman"/>
          <w:spacing w:val="-8"/>
          <w:sz w:val="18"/>
          <w:szCs w:val="18"/>
        </w:rPr>
        <w:t xml:space="preserve"> </w:t>
      </w:r>
      <w:r w:rsidRPr="006D3085">
        <w:rPr>
          <w:rFonts w:eastAsia="Times New Roman" w:cs="Times New Roman"/>
          <w:spacing w:val="1"/>
          <w:sz w:val="18"/>
          <w:szCs w:val="18"/>
        </w:rPr>
        <w:t>M</w:t>
      </w:r>
      <w:r w:rsidRPr="006D3085">
        <w:rPr>
          <w:rFonts w:eastAsia="Times New Roman" w:cs="Times New Roman"/>
          <w:spacing w:val="-3"/>
          <w:sz w:val="18"/>
          <w:szCs w:val="18"/>
        </w:rPr>
        <w:t>A</w:t>
      </w:r>
      <w:r w:rsidRPr="006D3085">
        <w:rPr>
          <w:rFonts w:eastAsia="Times New Roman" w:cs="Times New Roman"/>
          <w:sz w:val="18"/>
          <w:szCs w:val="18"/>
        </w:rPr>
        <w:t>NU</w:t>
      </w:r>
      <w:r w:rsidRPr="006D3085">
        <w:rPr>
          <w:rFonts w:eastAsia="Times New Roman" w:cs="Times New Roman"/>
          <w:spacing w:val="3"/>
          <w:sz w:val="18"/>
          <w:szCs w:val="18"/>
        </w:rPr>
        <w:t>F</w:t>
      </w:r>
      <w:r w:rsidRPr="006D3085">
        <w:rPr>
          <w:rFonts w:eastAsia="Times New Roman" w:cs="Times New Roman"/>
          <w:spacing w:val="-3"/>
          <w:sz w:val="18"/>
          <w:szCs w:val="18"/>
        </w:rPr>
        <w:t>A</w:t>
      </w:r>
      <w:r w:rsidRPr="006D3085">
        <w:rPr>
          <w:rFonts w:eastAsia="Times New Roman" w:cs="Times New Roman"/>
          <w:spacing w:val="3"/>
          <w:sz w:val="18"/>
          <w:szCs w:val="18"/>
        </w:rPr>
        <w:t>C</w:t>
      </w:r>
      <w:r w:rsidRPr="006D3085">
        <w:rPr>
          <w:rFonts w:eastAsia="Times New Roman" w:cs="Times New Roman"/>
          <w:spacing w:val="-2"/>
          <w:sz w:val="18"/>
          <w:szCs w:val="18"/>
        </w:rPr>
        <w:t>T</w:t>
      </w:r>
      <w:r w:rsidRPr="006D3085">
        <w:rPr>
          <w:rFonts w:eastAsia="Times New Roman" w:cs="Times New Roman"/>
          <w:sz w:val="18"/>
          <w:szCs w:val="18"/>
        </w:rPr>
        <w:t>UR</w:t>
      </w:r>
      <w:r w:rsidRPr="006D3085">
        <w:rPr>
          <w:rFonts w:eastAsia="Times New Roman" w:cs="Times New Roman"/>
          <w:spacing w:val="1"/>
          <w:sz w:val="18"/>
          <w:szCs w:val="18"/>
        </w:rPr>
        <w:t>E</w:t>
      </w:r>
      <w:r w:rsidRPr="006D3085">
        <w:rPr>
          <w:rFonts w:eastAsia="Times New Roman" w:cs="Times New Roman"/>
          <w:sz w:val="18"/>
          <w:szCs w:val="18"/>
        </w:rPr>
        <w:t>RS</w:t>
      </w:r>
      <w:r w:rsidRPr="006D3085">
        <w:rPr>
          <w:rFonts w:eastAsia="Times New Roman" w:cs="Times New Roman"/>
          <w:spacing w:val="-14"/>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RE</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O</w:t>
      </w:r>
      <w:r w:rsidRPr="006D3085">
        <w:rPr>
          <w:rFonts w:eastAsia="Times New Roman" w:cs="Times New Roman"/>
          <w:spacing w:val="-2"/>
          <w:sz w:val="18"/>
          <w:szCs w:val="18"/>
        </w:rPr>
        <w:t>L</w:t>
      </w:r>
      <w:r w:rsidRPr="006D3085">
        <w:rPr>
          <w:rFonts w:eastAsia="Times New Roman" w:cs="Times New Roman"/>
          <w:spacing w:val="3"/>
          <w:sz w:val="18"/>
          <w:szCs w:val="18"/>
        </w:rPr>
        <w:t>E</w:t>
      </w:r>
      <w:r w:rsidRPr="006D3085">
        <w:rPr>
          <w:rFonts w:eastAsia="Times New Roman" w:cs="Times New Roman"/>
          <w:spacing w:val="-2"/>
          <w:sz w:val="18"/>
          <w:szCs w:val="18"/>
        </w:rPr>
        <w:t>L</w:t>
      </w:r>
      <w:r w:rsidRPr="006D3085">
        <w:rPr>
          <w:rFonts w:eastAsia="Times New Roman" w:cs="Times New Roman"/>
          <w:sz w:val="18"/>
          <w:szCs w:val="18"/>
        </w:rPr>
        <w:t>Y</w:t>
      </w:r>
      <w:r w:rsidRPr="006D3085">
        <w:rPr>
          <w:rFonts w:eastAsia="Times New Roman" w:cs="Times New Roman"/>
          <w:spacing w:val="-7"/>
          <w:sz w:val="18"/>
          <w:szCs w:val="18"/>
        </w:rPr>
        <w:t xml:space="preserve"> </w:t>
      </w:r>
      <w:r w:rsidRPr="006D3085">
        <w:rPr>
          <w:rFonts w:eastAsia="Times New Roman" w:cs="Times New Roman"/>
          <w:sz w:val="18"/>
          <w:szCs w:val="18"/>
        </w:rPr>
        <w:t>R</w:t>
      </w:r>
      <w:r w:rsidRPr="006D3085">
        <w:rPr>
          <w:rFonts w:eastAsia="Times New Roman" w:cs="Times New Roman"/>
          <w:spacing w:val="1"/>
          <w:sz w:val="18"/>
          <w:szCs w:val="18"/>
        </w:rPr>
        <w:t>ES</w:t>
      </w:r>
      <w:r w:rsidRPr="006D3085">
        <w:rPr>
          <w:rFonts w:eastAsia="Times New Roman" w:cs="Times New Roman"/>
          <w:spacing w:val="3"/>
          <w:sz w:val="18"/>
          <w:szCs w:val="18"/>
        </w:rPr>
        <w:t>P</w:t>
      </w:r>
      <w:r w:rsidRPr="006D3085">
        <w:rPr>
          <w:rFonts w:eastAsia="Times New Roman" w:cs="Times New Roman"/>
          <w:sz w:val="18"/>
          <w:szCs w:val="18"/>
        </w:rPr>
        <w:t>ON</w:t>
      </w:r>
      <w:r w:rsidRPr="006D3085">
        <w:rPr>
          <w:rFonts w:eastAsia="Times New Roman" w:cs="Times New Roman"/>
          <w:spacing w:val="1"/>
          <w:sz w:val="18"/>
          <w:szCs w:val="18"/>
        </w:rPr>
        <w:t>S</w:t>
      </w:r>
      <w:r w:rsidRPr="006D3085">
        <w:rPr>
          <w:rFonts w:eastAsia="Times New Roman" w:cs="Times New Roman"/>
          <w:sz w:val="18"/>
          <w:szCs w:val="18"/>
        </w:rPr>
        <w:t>IB</w:t>
      </w:r>
      <w:r w:rsidRPr="006D3085">
        <w:rPr>
          <w:rFonts w:eastAsia="Times New Roman" w:cs="Times New Roman"/>
          <w:spacing w:val="-2"/>
          <w:sz w:val="18"/>
          <w:szCs w:val="18"/>
        </w:rPr>
        <w:t>L</w:t>
      </w:r>
      <w:r w:rsidRPr="006D3085">
        <w:rPr>
          <w:rFonts w:eastAsia="Times New Roman" w:cs="Times New Roman"/>
          <w:sz w:val="18"/>
          <w:szCs w:val="18"/>
        </w:rPr>
        <w:t>E</w:t>
      </w:r>
      <w:r w:rsidRPr="006D3085">
        <w:rPr>
          <w:rFonts w:eastAsia="Times New Roman" w:cs="Times New Roman"/>
          <w:spacing w:val="-11"/>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HE</w:t>
      </w:r>
      <w:r w:rsidRPr="006D3085">
        <w:rPr>
          <w:rFonts w:eastAsia="Times New Roman" w:cs="Times New Roman"/>
          <w:spacing w:val="-3"/>
          <w:sz w:val="18"/>
          <w:szCs w:val="18"/>
        </w:rPr>
        <w:t xml:space="preserve"> </w:t>
      </w:r>
      <w:r w:rsidRPr="006D3085">
        <w:rPr>
          <w:rFonts w:eastAsia="Times New Roman" w:cs="Times New Roman"/>
          <w:sz w:val="18"/>
          <w:szCs w:val="18"/>
        </w:rPr>
        <w:t>Q</w:t>
      </w:r>
      <w:r w:rsidRPr="006D3085">
        <w:rPr>
          <w:rFonts w:eastAsia="Times New Roman" w:cs="Times New Roman"/>
          <w:spacing w:val="2"/>
          <w:sz w:val="18"/>
          <w:szCs w:val="18"/>
        </w:rPr>
        <w:t>U</w:t>
      </w:r>
      <w:r w:rsidRPr="006D3085">
        <w:rPr>
          <w:rFonts w:eastAsia="Times New Roman" w:cs="Times New Roman"/>
          <w:sz w:val="18"/>
          <w:szCs w:val="18"/>
        </w:rPr>
        <w:t>A</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2"/>
          <w:sz w:val="18"/>
          <w:szCs w:val="18"/>
        </w:rPr>
        <w:t>T</w:t>
      </w:r>
      <w:r w:rsidRPr="006D3085">
        <w:rPr>
          <w:rFonts w:eastAsia="Times New Roman" w:cs="Times New Roman"/>
          <w:sz w:val="18"/>
          <w:szCs w:val="18"/>
        </w:rPr>
        <w:t>Y</w:t>
      </w:r>
      <w:r w:rsidRPr="006D3085">
        <w:rPr>
          <w:rFonts w:eastAsia="Times New Roman" w:cs="Times New Roman"/>
          <w:spacing w:val="-5"/>
          <w:sz w:val="18"/>
          <w:szCs w:val="18"/>
        </w:rPr>
        <w:t xml:space="preserve"> </w:t>
      </w:r>
      <w:r w:rsidRPr="006D3085">
        <w:rPr>
          <w:rFonts w:eastAsia="Times New Roman" w:cs="Times New Roman"/>
          <w:sz w:val="18"/>
          <w:szCs w:val="18"/>
        </w:rPr>
        <w:t>AND</w:t>
      </w:r>
      <w:r w:rsidRPr="006D3085">
        <w:rPr>
          <w:rFonts w:eastAsia="Times New Roman" w:cs="Times New Roman"/>
          <w:spacing w:val="-4"/>
          <w:sz w:val="18"/>
          <w:szCs w:val="18"/>
        </w:rPr>
        <w:t xml:space="preserve"> </w:t>
      </w:r>
      <w:r w:rsidRPr="006D3085">
        <w:rPr>
          <w:rFonts w:eastAsia="Times New Roman" w:cs="Times New Roman"/>
          <w:spacing w:val="1"/>
          <w:sz w:val="18"/>
          <w:szCs w:val="18"/>
        </w:rPr>
        <w:t>S</w:t>
      </w:r>
      <w:r w:rsidRPr="006D3085">
        <w:rPr>
          <w:rFonts w:eastAsia="Times New Roman" w:cs="Times New Roman"/>
          <w:spacing w:val="-3"/>
          <w:sz w:val="18"/>
          <w:szCs w:val="18"/>
        </w:rPr>
        <w:t>A</w:t>
      </w:r>
      <w:r w:rsidRPr="006D3085">
        <w:rPr>
          <w:rFonts w:eastAsia="Times New Roman" w:cs="Times New Roman"/>
          <w:spacing w:val="3"/>
          <w:sz w:val="18"/>
          <w:szCs w:val="18"/>
        </w:rPr>
        <w:t>F</w:t>
      </w:r>
      <w:r w:rsidRPr="006D3085">
        <w:rPr>
          <w:rFonts w:eastAsia="Times New Roman" w:cs="Times New Roman"/>
          <w:spacing w:val="1"/>
          <w:sz w:val="18"/>
          <w:szCs w:val="18"/>
        </w:rPr>
        <w:t>E</w:t>
      </w:r>
      <w:r w:rsidRPr="006D3085">
        <w:rPr>
          <w:rFonts w:eastAsia="Times New Roman" w:cs="Times New Roman"/>
          <w:spacing w:val="-2"/>
          <w:sz w:val="18"/>
          <w:szCs w:val="18"/>
        </w:rPr>
        <w:t>T</w:t>
      </w:r>
      <w:r w:rsidRPr="006D3085">
        <w:rPr>
          <w:rFonts w:eastAsia="Times New Roman" w:cs="Times New Roman"/>
          <w:sz w:val="18"/>
          <w:szCs w:val="18"/>
        </w:rPr>
        <w:t>Y</w:t>
      </w:r>
      <w:r w:rsidRPr="006D3085">
        <w:rPr>
          <w:rFonts w:eastAsia="Times New Roman" w:cs="Times New Roman"/>
          <w:spacing w:val="-7"/>
          <w:sz w:val="18"/>
          <w:szCs w:val="18"/>
        </w:rPr>
        <w:t xml:space="preserve"> </w:t>
      </w:r>
      <w:r w:rsidRPr="006D3085">
        <w:rPr>
          <w:rFonts w:eastAsia="Times New Roman" w:cs="Times New Roman"/>
          <w:sz w:val="18"/>
          <w:szCs w:val="18"/>
        </w:rPr>
        <w:t xml:space="preserve">OF </w:t>
      </w:r>
      <w:r w:rsidRPr="006D3085">
        <w:rPr>
          <w:rFonts w:eastAsia="Times New Roman" w:cs="Times New Roman"/>
          <w:spacing w:val="-2"/>
          <w:sz w:val="18"/>
          <w:szCs w:val="18"/>
        </w:rPr>
        <w:t>T</w:t>
      </w:r>
      <w:r w:rsidRPr="006D3085">
        <w:rPr>
          <w:rFonts w:eastAsia="Times New Roman" w:cs="Times New Roman"/>
          <w:sz w:val="18"/>
          <w:szCs w:val="18"/>
        </w:rPr>
        <w:t>H</w:t>
      </w:r>
      <w:r w:rsidRPr="006D3085">
        <w:rPr>
          <w:rFonts w:eastAsia="Times New Roman" w:cs="Times New Roman"/>
          <w:spacing w:val="1"/>
          <w:sz w:val="18"/>
          <w:szCs w:val="18"/>
        </w:rPr>
        <w:t>E</w:t>
      </w:r>
      <w:r w:rsidRPr="006D3085">
        <w:rPr>
          <w:rFonts w:eastAsia="Times New Roman" w:cs="Times New Roman"/>
          <w:sz w:val="18"/>
          <w:szCs w:val="18"/>
        </w:rPr>
        <w:t>IR</w:t>
      </w:r>
      <w:r w:rsidRPr="006D3085">
        <w:rPr>
          <w:rFonts w:eastAsia="Times New Roman" w:cs="Times New Roman"/>
          <w:spacing w:val="-4"/>
          <w:sz w:val="18"/>
          <w:szCs w:val="18"/>
        </w:rPr>
        <w:t xml:space="preserve"> </w:t>
      </w:r>
      <w:r w:rsidRPr="006D3085">
        <w:rPr>
          <w:rFonts w:eastAsia="Times New Roman" w:cs="Times New Roman"/>
          <w:sz w:val="18"/>
          <w:szCs w:val="18"/>
        </w:rPr>
        <w:t>D</w:t>
      </w:r>
      <w:r w:rsidRPr="006D3085">
        <w:rPr>
          <w:rFonts w:eastAsia="Times New Roman" w:cs="Times New Roman"/>
          <w:spacing w:val="1"/>
          <w:sz w:val="18"/>
          <w:szCs w:val="18"/>
        </w:rPr>
        <w:t>E</w:t>
      </w:r>
      <w:r w:rsidRPr="006D3085">
        <w:rPr>
          <w:rFonts w:eastAsia="Times New Roman" w:cs="Times New Roman"/>
          <w:spacing w:val="2"/>
          <w:sz w:val="18"/>
          <w:szCs w:val="18"/>
        </w:rPr>
        <w:t>V</w:t>
      </w:r>
      <w:r w:rsidRPr="006D3085">
        <w:rPr>
          <w:rFonts w:eastAsia="Times New Roman" w:cs="Times New Roman"/>
          <w:sz w:val="18"/>
          <w:szCs w:val="18"/>
        </w:rPr>
        <w:t>IC</w:t>
      </w:r>
      <w:r w:rsidRPr="006D3085">
        <w:rPr>
          <w:rFonts w:eastAsia="Times New Roman" w:cs="Times New Roman"/>
          <w:spacing w:val="1"/>
          <w:sz w:val="18"/>
          <w:szCs w:val="18"/>
        </w:rPr>
        <w:t>ES</w:t>
      </w:r>
      <w:r w:rsidRPr="006D3085">
        <w:rPr>
          <w:rFonts w:eastAsia="Times New Roman" w:cs="Times New Roman"/>
        </w:rPr>
        <w:t>,</w:t>
      </w:r>
      <w:r w:rsidRPr="006D3085">
        <w:rPr>
          <w:rFonts w:eastAsia="Times New Roman" w:cs="Times New Roman"/>
          <w:sz w:val="18"/>
          <w:szCs w:val="18"/>
        </w:rPr>
        <w:t xml:space="preserve"> </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z w:val="18"/>
          <w:szCs w:val="18"/>
        </w:rPr>
        <w:t>D</w:t>
      </w:r>
      <w:r w:rsidRPr="006D3085">
        <w:rPr>
          <w:rFonts w:eastAsia="Times New Roman" w:cs="Times New Roman"/>
          <w:spacing w:val="-4"/>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A</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1"/>
          <w:sz w:val="18"/>
          <w:szCs w:val="18"/>
        </w:rPr>
        <w:t>SF</w:t>
      </w:r>
      <w:r w:rsidRPr="006D3085">
        <w:rPr>
          <w:rFonts w:eastAsia="Times New Roman" w:cs="Times New Roman"/>
          <w:sz w:val="18"/>
          <w:szCs w:val="18"/>
        </w:rPr>
        <w:t>YING</w:t>
      </w:r>
      <w:r w:rsidRPr="006D3085">
        <w:rPr>
          <w:rFonts w:eastAsia="Times New Roman" w:cs="Times New Roman"/>
          <w:spacing w:val="-10"/>
          <w:sz w:val="18"/>
          <w:szCs w:val="18"/>
        </w:rPr>
        <w:t xml:space="preserve"> </w:t>
      </w:r>
      <w:r w:rsidRPr="006D3085">
        <w:rPr>
          <w:rFonts w:eastAsia="Times New Roman" w:cs="Times New Roman"/>
          <w:sz w:val="18"/>
          <w:szCs w:val="18"/>
        </w:rPr>
        <w:t>A</w:t>
      </w:r>
      <w:r w:rsidRPr="006D3085">
        <w:rPr>
          <w:rFonts w:eastAsia="Times New Roman" w:cs="Times New Roman"/>
          <w:spacing w:val="1"/>
          <w:sz w:val="18"/>
          <w:szCs w:val="18"/>
        </w:rPr>
        <w:t>L</w:t>
      </w:r>
      <w:r w:rsidRPr="006D3085">
        <w:rPr>
          <w:rFonts w:eastAsia="Times New Roman" w:cs="Times New Roman"/>
          <w:sz w:val="18"/>
          <w:szCs w:val="18"/>
        </w:rPr>
        <w:t>L</w:t>
      </w:r>
      <w:r w:rsidRPr="006D3085">
        <w:rPr>
          <w:rFonts w:eastAsia="Times New Roman" w:cs="Times New Roman"/>
          <w:spacing w:val="-3"/>
          <w:sz w:val="18"/>
          <w:szCs w:val="18"/>
        </w:rPr>
        <w:t xml:space="preserve"> </w:t>
      </w:r>
      <w:r w:rsidRPr="006D3085">
        <w:rPr>
          <w:rFonts w:eastAsia="Times New Roman" w:cs="Times New Roman"/>
          <w:sz w:val="18"/>
          <w:szCs w:val="18"/>
        </w:rPr>
        <w:t>A</w:t>
      </w:r>
      <w:r w:rsidRPr="006D3085">
        <w:rPr>
          <w:rFonts w:eastAsia="Times New Roman" w:cs="Times New Roman"/>
          <w:spacing w:val="1"/>
          <w:sz w:val="18"/>
          <w:szCs w:val="18"/>
        </w:rPr>
        <w:t>P</w:t>
      </w:r>
      <w:r w:rsidRPr="006D3085">
        <w:rPr>
          <w:rFonts w:eastAsia="Times New Roman" w:cs="Times New Roman"/>
          <w:spacing w:val="3"/>
          <w:sz w:val="18"/>
          <w:szCs w:val="18"/>
        </w:rPr>
        <w:t>P</w:t>
      </w:r>
      <w:r w:rsidRPr="006D3085">
        <w:rPr>
          <w:rFonts w:eastAsia="Times New Roman" w:cs="Times New Roman"/>
          <w:spacing w:val="-2"/>
          <w:sz w:val="18"/>
          <w:szCs w:val="18"/>
        </w:rPr>
        <w:t>L</w:t>
      </w:r>
      <w:r w:rsidRPr="006D3085">
        <w:rPr>
          <w:rFonts w:eastAsia="Times New Roman" w:cs="Times New Roman"/>
          <w:sz w:val="18"/>
          <w:szCs w:val="18"/>
        </w:rPr>
        <w:t>IC</w:t>
      </w:r>
      <w:r w:rsidRPr="006D3085">
        <w:rPr>
          <w:rFonts w:eastAsia="Times New Roman" w:cs="Times New Roman"/>
          <w:spacing w:val="-3"/>
          <w:sz w:val="18"/>
          <w:szCs w:val="18"/>
        </w:rPr>
        <w:t>A</w:t>
      </w:r>
      <w:r w:rsidRPr="006D3085">
        <w:rPr>
          <w:rFonts w:eastAsia="Times New Roman" w:cs="Times New Roman"/>
          <w:sz w:val="18"/>
          <w:szCs w:val="18"/>
        </w:rPr>
        <w:t>B</w:t>
      </w:r>
      <w:r w:rsidRPr="006D3085">
        <w:rPr>
          <w:rFonts w:eastAsia="Times New Roman" w:cs="Times New Roman"/>
          <w:spacing w:val="-2"/>
          <w:sz w:val="18"/>
          <w:szCs w:val="18"/>
        </w:rPr>
        <w:t>L</w:t>
      </w:r>
      <w:r w:rsidRPr="006D3085">
        <w:rPr>
          <w:rFonts w:eastAsia="Times New Roman" w:cs="Times New Roman"/>
          <w:sz w:val="18"/>
          <w:szCs w:val="18"/>
        </w:rPr>
        <w:t>E</w:t>
      </w:r>
      <w:r w:rsidRPr="006D3085">
        <w:rPr>
          <w:rFonts w:eastAsia="Times New Roman" w:cs="Times New Roman"/>
          <w:spacing w:val="-10"/>
          <w:sz w:val="18"/>
          <w:szCs w:val="18"/>
        </w:rPr>
        <w:t xml:space="preserve"> </w:t>
      </w:r>
      <w:r w:rsidRPr="006D3085">
        <w:rPr>
          <w:rFonts w:eastAsia="Times New Roman" w:cs="Times New Roman"/>
          <w:sz w:val="18"/>
          <w:szCs w:val="18"/>
        </w:rPr>
        <w:t>R</w:t>
      </w:r>
      <w:r w:rsidRPr="006D3085">
        <w:rPr>
          <w:rFonts w:eastAsia="Times New Roman" w:cs="Times New Roman"/>
          <w:spacing w:val="3"/>
          <w:sz w:val="18"/>
          <w:szCs w:val="18"/>
        </w:rPr>
        <w:t>E</w:t>
      </w:r>
      <w:r w:rsidRPr="006D3085">
        <w:rPr>
          <w:rFonts w:eastAsia="Times New Roman" w:cs="Times New Roman"/>
          <w:spacing w:val="-3"/>
          <w:sz w:val="18"/>
          <w:szCs w:val="18"/>
        </w:rPr>
        <w:t>G</w:t>
      </w:r>
      <w:r w:rsidRPr="006D3085">
        <w:rPr>
          <w:rFonts w:eastAsia="Times New Roman" w:cs="Times New Roman"/>
          <w:spacing w:val="2"/>
          <w:sz w:val="18"/>
          <w:szCs w:val="18"/>
        </w:rPr>
        <w:t>U</w:t>
      </w:r>
      <w:r w:rsidRPr="006D3085">
        <w:rPr>
          <w:rFonts w:eastAsia="Times New Roman" w:cs="Times New Roman"/>
          <w:spacing w:val="1"/>
          <w:sz w:val="18"/>
          <w:szCs w:val="18"/>
        </w:rPr>
        <w:t>L</w:t>
      </w:r>
      <w:r w:rsidRPr="006D3085">
        <w:rPr>
          <w:rFonts w:eastAsia="Times New Roman" w:cs="Times New Roman"/>
          <w:sz w:val="18"/>
          <w:szCs w:val="18"/>
        </w:rPr>
        <w:t>A</w:t>
      </w:r>
      <w:r w:rsidRPr="006D3085">
        <w:rPr>
          <w:rFonts w:eastAsia="Times New Roman" w:cs="Times New Roman"/>
          <w:spacing w:val="-2"/>
          <w:sz w:val="18"/>
          <w:szCs w:val="18"/>
        </w:rPr>
        <w:t>T</w:t>
      </w:r>
      <w:r w:rsidRPr="006D3085">
        <w:rPr>
          <w:rFonts w:eastAsia="Times New Roman" w:cs="Times New Roman"/>
          <w:sz w:val="18"/>
          <w:szCs w:val="18"/>
        </w:rPr>
        <w:t>ORY</w:t>
      </w:r>
      <w:r w:rsidRPr="006D3085">
        <w:rPr>
          <w:rFonts w:eastAsia="Times New Roman" w:cs="Times New Roman"/>
          <w:spacing w:val="-12"/>
          <w:sz w:val="18"/>
          <w:szCs w:val="18"/>
        </w:rPr>
        <w:t xml:space="preserve"> </w:t>
      </w:r>
      <w:r w:rsidRPr="006D3085">
        <w:rPr>
          <w:rFonts w:eastAsia="Times New Roman" w:cs="Times New Roman"/>
          <w:spacing w:val="3"/>
          <w:sz w:val="18"/>
          <w:szCs w:val="18"/>
        </w:rPr>
        <w:t>R</w:t>
      </w:r>
      <w:r w:rsidRPr="006D3085">
        <w:rPr>
          <w:rFonts w:eastAsia="Times New Roman" w:cs="Times New Roman"/>
          <w:spacing w:val="1"/>
          <w:sz w:val="18"/>
          <w:szCs w:val="18"/>
        </w:rPr>
        <w:t>E</w:t>
      </w:r>
      <w:r w:rsidRPr="006D3085">
        <w:rPr>
          <w:rFonts w:eastAsia="Times New Roman" w:cs="Times New Roman"/>
          <w:sz w:val="18"/>
          <w:szCs w:val="18"/>
        </w:rPr>
        <w:t>QUIR</w:t>
      </w:r>
      <w:r w:rsidRPr="006D3085">
        <w:rPr>
          <w:rFonts w:eastAsia="Times New Roman" w:cs="Times New Roman"/>
          <w:spacing w:val="1"/>
          <w:sz w:val="18"/>
          <w:szCs w:val="18"/>
        </w:rPr>
        <w:t>EME</w:t>
      </w:r>
      <w:r w:rsidRPr="006D3085">
        <w:rPr>
          <w:rFonts w:eastAsia="Times New Roman" w:cs="Times New Roman"/>
          <w:sz w:val="18"/>
          <w:szCs w:val="18"/>
        </w:rPr>
        <w:t>N</w:t>
      </w:r>
      <w:r w:rsidRPr="006D3085">
        <w:rPr>
          <w:rFonts w:eastAsia="Times New Roman" w:cs="Times New Roman"/>
          <w:spacing w:val="-2"/>
          <w:sz w:val="18"/>
          <w:szCs w:val="18"/>
        </w:rPr>
        <w:t>T</w:t>
      </w:r>
      <w:r w:rsidRPr="006D3085">
        <w:rPr>
          <w:rFonts w:eastAsia="Times New Roman" w:cs="Times New Roman"/>
          <w:sz w:val="18"/>
          <w:szCs w:val="18"/>
        </w:rPr>
        <w:t>S</w:t>
      </w:r>
      <w:r w:rsidRPr="006D3085">
        <w:rPr>
          <w:rFonts w:eastAsia="Times New Roman" w:cs="Times New Roman"/>
          <w:spacing w:val="-12"/>
          <w:sz w:val="18"/>
          <w:szCs w:val="18"/>
        </w:rPr>
        <w:t xml:space="preserve"> </w:t>
      </w:r>
      <w:r w:rsidRPr="006D3085">
        <w:rPr>
          <w:rFonts w:eastAsia="Times New Roman" w:cs="Times New Roman"/>
          <w:sz w:val="18"/>
          <w:szCs w:val="18"/>
        </w:rPr>
        <w:t>N</w:t>
      </w:r>
      <w:r w:rsidRPr="006D3085">
        <w:rPr>
          <w:rFonts w:eastAsia="Times New Roman" w:cs="Times New Roman"/>
          <w:spacing w:val="1"/>
          <w:sz w:val="18"/>
          <w:szCs w:val="18"/>
        </w:rPr>
        <w:t>E</w:t>
      </w:r>
      <w:r w:rsidRPr="006D3085">
        <w:rPr>
          <w:rFonts w:eastAsia="Times New Roman" w:cs="Times New Roman"/>
          <w:sz w:val="18"/>
          <w:szCs w:val="18"/>
        </w:rPr>
        <w:t>C</w:t>
      </w:r>
      <w:r w:rsidRPr="006D3085">
        <w:rPr>
          <w:rFonts w:eastAsia="Times New Roman" w:cs="Times New Roman"/>
          <w:spacing w:val="1"/>
          <w:sz w:val="18"/>
          <w:szCs w:val="18"/>
        </w:rPr>
        <w:t>ESS</w:t>
      </w:r>
      <w:r w:rsidRPr="006D3085">
        <w:rPr>
          <w:rFonts w:eastAsia="Times New Roman" w:cs="Times New Roman"/>
          <w:spacing w:val="-3"/>
          <w:sz w:val="18"/>
          <w:szCs w:val="18"/>
        </w:rPr>
        <w:t>A</w:t>
      </w:r>
      <w:r w:rsidRPr="006D3085">
        <w:rPr>
          <w:rFonts w:eastAsia="Times New Roman" w:cs="Times New Roman"/>
          <w:sz w:val="18"/>
          <w:szCs w:val="18"/>
        </w:rPr>
        <w:t>RY</w:t>
      </w:r>
      <w:r w:rsidRPr="006D3085">
        <w:rPr>
          <w:rFonts w:eastAsia="Times New Roman" w:cs="Times New Roman"/>
          <w:spacing w:val="-10"/>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O</w:t>
      </w:r>
      <w:r w:rsidRPr="006D3085">
        <w:rPr>
          <w:rFonts w:eastAsia="Times New Roman" w:cs="Times New Roman"/>
          <w:spacing w:val="-2"/>
          <w:sz w:val="18"/>
          <w:szCs w:val="18"/>
        </w:rPr>
        <w:t xml:space="preserve"> </w:t>
      </w:r>
      <w:r w:rsidRPr="006D3085">
        <w:rPr>
          <w:rFonts w:eastAsia="Times New Roman" w:cs="Times New Roman"/>
          <w:spacing w:val="3"/>
          <w:sz w:val="18"/>
          <w:szCs w:val="18"/>
        </w:rPr>
        <w:t>M</w:t>
      </w:r>
      <w:r w:rsidRPr="006D3085">
        <w:rPr>
          <w:rFonts w:eastAsia="Times New Roman" w:cs="Times New Roman"/>
          <w:spacing w:val="-3"/>
          <w:sz w:val="18"/>
          <w:szCs w:val="18"/>
        </w:rPr>
        <w:t>A</w:t>
      </w:r>
      <w:r w:rsidRPr="006D3085">
        <w:rPr>
          <w:rFonts w:eastAsia="Times New Roman" w:cs="Times New Roman"/>
          <w:sz w:val="18"/>
          <w:szCs w:val="18"/>
        </w:rPr>
        <w:t>RK</w:t>
      </w:r>
      <w:r w:rsidRPr="006D3085">
        <w:rPr>
          <w:rFonts w:eastAsia="Times New Roman" w:cs="Times New Roman"/>
          <w:spacing w:val="1"/>
          <w:sz w:val="18"/>
          <w:szCs w:val="18"/>
        </w:rPr>
        <w:t>E</w:t>
      </w:r>
      <w:r w:rsidRPr="006D3085">
        <w:rPr>
          <w:rFonts w:eastAsia="Times New Roman" w:cs="Times New Roman"/>
          <w:sz w:val="18"/>
          <w:szCs w:val="18"/>
        </w:rPr>
        <w:t>T</w:t>
      </w:r>
      <w:r w:rsidRPr="006D3085">
        <w:rPr>
          <w:rFonts w:eastAsia="Times New Roman" w:cs="Times New Roman"/>
          <w:spacing w:val="-7"/>
          <w:sz w:val="18"/>
          <w:szCs w:val="18"/>
        </w:rPr>
        <w:t xml:space="preserve"> </w:t>
      </w:r>
      <w:r w:rsidRPr="006D3085">
        <w:rPr>
          <w:rFonts w:eastAsia="Times New Roman" w:cs="Times New Roman"/>
          <w:sz w:val="18"/>
          <w:szCs w:val="18"/>
        </w:rPr>
        <w:t>AND DI</w:t>
      </w:r>
      <w:r w:rsidRPr="006D3085">
        <w:rPr>
          <w:rFonts w:eastAsia="Times New Roman" w:cs="Times New Roman"/>
          <w:spacing w:val="1"/>
          <w:sz w:val="18"/>
          <w:szCs w:val="18"/>
        </w:rPr>
        <w:t>S</w:t>
      </w:r>
      <w:r w:rsidRPr="006D3085">
        <w:rPr>
          <w:rFonts w:eastAsia="Times New Roman" w:cs="Times New Roman"/>
          <w:spacing w:val="-2"/>
          <w:sz w:val="18"/>
          <w:szCs w:val="18"/>
        </w:rPr>
        <w:t>T</w:t>
      </w:r>
      <w:r w:rsidRPr="006D3085">
        <w:rPr>
          <w:rFonts w:eastAsia="Times New Roman" w:cs="Times New Roman"/>
          <w:sz w:val="18"/>
          <w:szCs w:val="18"/>
        </w:rPr>
        <w:t>RIB</w:t>
      </w:r>
      <w:r w:rsidRPr="006D3085">
        <w:rPr>
          <w:rFonts w:eastAsia="Times New Roman" w:cs="Times New Roman"/>
          <w:spacing w:val="2"/>
          <w:sz w:val="18"/>
          <w:szCs w:val="18"/>
        </w:rPr>
        <w:t>U</w:t>
      </w:r>
      <w:r w:rsidRPr="006D3085">
        <w:rPr>
          <w:rFonts w:eastAsia="Times New Roman" w:cs="Times New Roman"/>
          <w:spacing w:val="-2"/>
          <w:sz w:val="18"/>
          <w:szCs w:val="18"/>
        </w:rPr>
        <w:t>T</w:t>
      </w:r>
      <w:r w:rsidRPr="006D3085">
        <w:rPr>
          <w:rFonts w:eastAsia="Times New Roman" w:cs="Times New Roman"/>
          <w:sz w:val="18"/>
          <w:szCs w:val="18"/>
        </w:rPr>
        <w:t>E</w:t>
      </w:r>
      <w:r w:rsidRPr="006D3085">
        <w:rPr>
          <w:rFonts w:eastAsia="Times New Roman" w:cs="Times New Roman"/>
          <w:spacing w:val="-9"/>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UCH</w:t>
      </w:r>
      <w:r w:rsidRPr="006D3085">
        <w:rPr>
          <w:rFonts w:eastAsia="Times New Roman" w:cs="Times New Roman"/>
          <w:spacing w:val="-5"/>
          <w:sz w:val="18"/>
          <w:szCs w:val="18"/>
        </w:rPr>
        <w:t xml:space="preserve"> </w:t>
      </w:r>
      <w:r w:rsidRPr="006D3085">
        <w:rPr>
          <w:rFonts w:eastAsia="Times New Roman" w:cs="Times New Roman"/>
          <w:spacing w:val="1"/>
          <w:sz w:val="18"/>
          <w:szCs w:val="18"/>
        </w:rPr>
        <w:t>ME</w:t>
      </w:r>
      <w:r w:rsidRPr="006D3085">
        <w:rPr>
          <w:rFonts w:eastAsia="Times New Roman" w:cs="Times New Roman"/>
          <w:sz w:val="18"/>
          <w:szCs w:val="18"/>
        </w:rPr>
        <w:t>DICAL</w:t>
      </w:r>
      <w:r w:rsidRPr="006D3085">
        <w:rPr>
          <w:rFonts w:eastAsia="Times New Roman" w:cs="Times New Roman"/>
          <w:spacing w:val="-7"/>
          <w:sz w:val="18"/>
          <w:szCs w:val="18"/>
        </w:rPr>
        <w:t xml:space="preserve"> </w:t>
      </w:r>
      <w:r w:rsidRPr="006D3085">
        <w:rPr>
          <w:rFonts w:eastAsia="Times New Roman" w:cs="Times New Roman"/>
          <w:sz w:val="18"/>
          <w:szCs w:val="18"/>
        </w:rPr>
        <w:t>D</w:t>
      </w:r>
      <w:r w:rsidRPr="006D3085">
        <w:rPr>
          <w:rFonts w:eastAsia="Times New Roman" w:cs="Times New Roman"/>
          <w:spacing w:val="1"/>
          <w:sz w:val="18"/>
          <w:szCs w:val="18"/>
        </w:rPr>
        <w:t>E</w:t>
      </w:r>
      <w:r w:rsidRPr="006D3085">
        <w:rPr>
          <w:rFonts w:eastAsia="Times New Roman" w:cs="Times New Roman"/>
          <w:spacing w:val="2"/>
          <w:sz w:val="18"/>
          <w:szCs w:val="18"/>
        </w:rPr>
        <w:t>V</w:t>
      </w:r>
      <w:r w:rsidRPr="006D3085">
        <w:rPr>
          <w:rFonts w:eastAsia="Times New Roman" w:cs="Times New Roman"/>
          <w:sz w:val="18"/>
          <w:szCs w:val="18"/>
        </w:rPr>
        <w:t>IC</w:t>
      </w:r>
      <w:r w:rsidRPr="006D3085">
        <w:rPr>
          <w:rFonts w:eastAsia="Times New Roman" w:cs="Times New Roman"/>
          <w:spacing w:val="-2"/>
          <w:sz w:val="18"/>
          <w:szCs w:val="18"/>
        </w:rPr>
        <w:t>E</w:t>
      </w:r>
      <w:r w:rsidRPr="006D3085">
        <w:rPr>
          <w:rFonts w:eastAsia="Times New Roman" w:cs="Times New Roman"/>
          <w:spacing w:val="1"/>
          <w:sz w:val="18"/>
          <w:szCs w:val="18"/>
        </w:rPr>
        <w:t>S</w:t>
      </w:r>
      <w:r w:rsidRPr="006D3085">
        <w:rPr>
          <w:rFonts w:eastAsia="Times New Roman" w:cs="Times New Roman"/>
        </w:rPr>
        <w:t>.</w:t>
      </w:r>
    </w:p>
    <w:p w14:paraId="5E2DD5DB" w14:textId="77777777" w:rsidR="00F62376" w:rsidRPr="006D3085" w:rsidRDefault="00F62376" w:rsidP="00F62376">
      <w:pPr>
        <w:spacing w:before="5" w:line="240" w:lineRule="exact"/>
        <w:rPr>
          <w:sz w:val="24"/>
          <w:szCs w:val="24"/>
        </w:rPr>
      </w:pPr>
    </w:p>
    <w:p w14:paraId="1F720907" w14:textId="341EBE37" w:rsidR="00341DFD" w:rsidRDefault="00F62376" w:rsidP="00F62376">
      <w:pPr>
        <w:rPr>
          <w:rFonts w:eastAsia="Times New Roman" w:cs="Times New Roman"/>
        </w:rPr>
      </w:pPr>
      <w:r w:rsidRPr="006D3085">
        <w:rPr>
          <w:rFonts w:eastAsia="Times New Roman" w:cs="Times New Roman"/>
          <w:spacing w:val="2"/>
        </w:rPr>
        <w:t>T</w:t>
      </w:r>
      <w:r w:rsidRPr="006D3085">
        <w:rPr>
          <w:rFonts w:eastAsia="Times New Roman" w:cs="Times New Roman"/>
          <w:spacing w:val="-2"/>
        </w:rPr>
        <w:t>h</w:t>
      </w:r>
      <w:r w:rsidRPr="006D3085">
        <w:rPr>
          <w:rFonts w:eastAsia="Times New Roman" w:cs="Times New Roman"/>
          <w:spacing w:val="1"/>
        </w:rPr>
        <w:t>i</w:t>
      </w:r>
      <w:r w:rsidRPr="006D3085">
        <w:rPr>
          <w:rFonts w:eastAsia="Times New Roman" w:cs="Times New Roman"/>
        </w:rPr>
        <w:t>s</w:t>
      </w:r>
      <w:r w:rsidRPr="006D3085">
        <w:rPr>
          <w:rFonts w:eastAsia="Times New Roman" w:cs="Times New Roman"/>
          <w:spacing w:val="1"/>
        </w:rPr>
        <w:t xml:space="preserve"> </w:t>
      </w:r>
      <w:r w:rsidRPr="006D3085">
        <w:rPr>
          <w:rFonts w:eastAsia="Times New Roman" w:cs="Times New Roman"/>
          <w:spacing w:val="-1"/>
        </w:rPr>
        <w:t>D</w:t>
      </w:r>
      <w:r w:rsidRPr="006D3085">
        <w:rPr>
          <w:rFonts w:eastAsia="Times New Roman" w:cs="Times New Roman"/>
        </w:rPr>
        <w:t>o</w:t>
      </w:r>
      <w:r w:rsidRPr="006D3085">
        <w:rPr>
          <w:rFonts w:eastAsia="Times New Roman" w:cs="Times New Roman"/>
          <w:spacing w:val="-2"/>
        </w:rPr>
        <w:t>c</w:t>
      </w:r>
      <w:r w:rsidRPr="006D3085">
        <w:rPr>
          <w:rFonts w:eastAsia="Times New Roman" w:cs="Times New Roman"/>
        </w:rPr>
        <w:t>u</w:t>
      </w:r>
      <w:r w:rsidRPr="006D3085">
        <w:rPr>
          <w:rFonts w:eastAsia="Times New Roman" w:cs="Times New Roman"/>
          <w:spacing w:val="-3"/>
        </w:rPr>
        <w:t>m</w:t>
      </w:r>
      <w:r w:rsidRPr="006D3085">
        <w:rPr>
          <w:rFonts w:eastAsia="Times New Roman" w:cs="Times New Roman"/>
          <w:spacing w:val="1"/>
        </w:rPr>
        <w:t>e</w:t>
      </w:r>
      <w:r w:rsidRPr="006D3085">
        <w:rPr>
          <w:rFonts w:eastAsia="Times New Roman" w:cs="Times New Roman"/>
        </w:rPr>
        <w:t>nt</w:t>
      </w:r>
      <w:r w:rsidRPr="006D3085">
        <w:rPr>
          <w:rFonts w:eastAsia="Times New Roman" w:cs="Times New Roman"/>
          <w:spacing w:val="1"/>
        </w:rPr>
        <w:t xml:space="preserve"> i</w:t>
      </w:r>
      <w:r w:rsidRPr="006D3085">
        <w:rPr>
          <w:rFonts w:eastAsia="Times New Roman" w:cs="Times New Roman"/>
        </w:rPr>
        <w:t>s</w:t>
      </w:r>
      <w:r w:rsidRPr="006D3085">
        <w:rPr>
          <w:rFonts w:eastAsia="Times New Roman" w:cs="Times New Roman"/>
          <w:spacing w:val="-2"/>
        </w:rPr>
        <w:t xml:space="preserve"> </w:t>
      </w:r>
      <w:r w:rsidRPr="006D3085">
        <w:rPr>
          <w:rFonts w:eastAsia="Times New Roman" w:cs="Times New Roman"/>
          <w:spacing w:val="1"/>
        </w:rPr>
        <w:t>t</w:t>
      </w:r>
      <w:r w:rsidRPr="006D3085">
        <w:rPr>
          <w:rFonts w:eastAsia="Times New Roman" w:cs="Times New Roman"/>
        </w:rPr>
        <w:t>he</w:t>
      </w:r>
      <w:r w:rsidRPr="006D3085">
        <w:rPr>
          <w:rFonts w:eastAsia="Times New Roman" w:cs="Times New Roman"/>
          <w:spacing w:val="1"/>
        </w:rPr>
        <w:t xml:space="preserve"> </w:t>
      </w:r>
      <w:r w:rsidRPr="006D3085">
        <w:rPr>
          <w:rFonts w:eastAsia="Times New Roman" w:cs="Times New Roman"/>
          <w:spacing w:val="-2"/>
        </w:rPr>
        <w:t>p</w:t>
      </w:r>
      <w:r w:rsidRPr="006D3085">
        <w:rPr>
          <w:rFonts w:eastAsia="Times New Roman" w:cs="Times New Roman"/>
          <w:spacing w:val="1"/>
        </w:rPr>
        <w:t>r</w:t>
      </w:r>
      <w:r w:rsidRPr="006D3085">
        <w:rPr>
          <w:rFonts w:eastAsia="Times New Roman" w:cs="Times New Roman"/>
        </w:rPr>
        <w:t>o</w:t>
      </w:r>
      <w:r w:rsidRPr="006D3085">
        <w:rPr>
          <w:rFonts w:eastAsia="Times New Roman" w:cs="Times New Roman"/>
          <w:spacing w:val="-2"/>
        </w:rPr>
        <w:t>pe</w:t>
      </w:r>
      <w:r w:rsidRPr="006D3085">
        <w:rPr>
          <w:rFonts w:eastAsia="Times New Roman" w:cs="Times New Roman"/>
          <w:spacing w:val="1"/>
        </w:rPr>
        <w:t>rt</w:t>
      </w:r>
      <w:r w:rsidRPr="006D3085">
        <w:rPr>
          <w:rFonts w:eastAsia="Times New Roman" w:cs="Times New Roman"/>
        </w:rPr>
        <w:t>y</w:t>
      </w:r>
      <w:r w:rsidRPr="006D3085">
        <w:rPr>
          <w:rFonts w:eastAsia="Times New Roman" w:cs="Times New Roman"/>
          <w:spacing w:val="-2"/>
        </w:rPr>
        <w:t xml:space="preserve"> </w:t>
      </w:r>
      <w:r w:rsidRPr="006D3085">
        <w:rPr>
          <w:rFonts w:eastAsia="Times New Roman" w:cs="Times New Roman"/>
        </w:rPr>
        <w:t>of</w:t>
      </w:r>
      <w:r w:rsidRPr="006D3085">
        <w:rPr>
          <w:rFonts w:eastAsia="Times New Roman" w:cs="Times New Roman"/>
          <w:spacing w:val="1"/>
        </w:rPr>
        <w:t xml:space="preserve"> </w:t>
      </w:r>
      <w:r w:rsidRPr="006D3085">
        <w:rPr>
          <w:rFonts w:eastAsia="Times New Roman" w:cs="Times New Roman"/>
          <w:spacing w:val="-2"/>
        </w:rPr>
        <w:t>W</w:t>
      </w:r>
      <w:r w:rsidRPr="006D3085">
        <w:rPr>
          <w:rFonts w:eastAsia="Times New Roman" w:cs="Times New Roman"/>
          <w:spacing w:val="1"/>
        </w:rPr>
        <w:t>i</w:t>
      </w:r>
      <w:r w:rsidRPr="006D3085">
        <w:rPr>
          <w:rFonts w:eastAsia="Times New Roman" w:cs="Times New Roman"/>
        </w:rPr>
        <w:t xml:space="preserve">nd </w:t>
      </w:r>
      <w:r w:rsidRPr="006D3085">
        <w:rPr>
          <w:rFonts w:eastAsia="Times New Roman" w:cs="Times New Roman"/>
          <w:spacing w:val="-3"/>
        </w:rPr>
        <w:t>R</w:t>
      </w:r>
      <w:r w:rsidRPr="006D3085">
        <w:rPr>
          <w:rFonts w:eastAsia="Times New Roman" w:cs="Times New Roman"/>
          <w:spacing w:val="1"/>
        </w:rPr>
        <w:t>i</w:t>
      </w:r>
      <w:r w:rsidRPr="006D3085">
        <w:rPr>
          <w:rFonts w:eastAsia="Times New Roman" w:cs="Times New Roman"/>
          <w:spacing w:val="-2"/>
        </w:rPr>
        <w:t>v</w:t>
      </w:r>
      <w:r w:rsidRPr="006D3085">
        <w:rPr>
          <w:rFonts w:eastAsia="Times New Roman" w:cs="Times New Roman"/>
          <w:spacing w:val="1"/>
        </w:rPr>
        <w:t>e</w:t>
      </w:r>
      <w:r w:rsidRPr="006D3085">
        <w:rPr>
          <w:rFonts w:eastAsia="Times New Roman" w:cs="Times New Roman"/>
        </w:rPr>
        <w:t>r</w:t>
      </w:r>
      <w:r w:rsidRPr="006D3085">
        <w:rPr>
          <w:rFonts w:eastAsia="Times New Roman" w:cs="Times New Roman"/>
          <w:spacing w:val="1"/>
        </w:rPr>
        <w:t xml:space="preserve"> </w:t>
      </w:r>
      <w:r w:rsidRPr="006D3085">
        <w:rPr>
          <w:rFonts w:eastAsia="Times New Roman" w:cs="Times New Roman"/>
        </w:rPr>
        <w:t>S</w:t>
      </w:r>
      <w:r w:rsidRPr="006D3085">
        <w:rPr>
          <w:rFonts w:eastAsia="Times New Roman" w:cs="Times New Roman"/>
          <w:spacing w:val="-2"/>
        </w:rPr>
        <w:t>y</w:t>
      </w:r>
      <w:r w:rsidRPr="006D3085">
        <w:rPr>
          <w:rFonts w:eastAsia="Times New Roman" w:cs="Times New Roman"/>
          <w:spacing w:val="1"/>
        </w:rPr>
        <w:t>ste</w:t>
      </w:r>
      <w:r w:rsidRPr="006D3085">
        <w:rPr>
          <w:rFonts w:eastAsia="Times New Roman" w:cs="Times New Roman"/>
          <w:spacing w:val="-3"/>
        </w:rPr>
        <w:t>m</w:t>
      </w:r>
      <w:r w:rsidRPr="006D3085">
        <w:rPr>
          <w:rFonts w:eastAsia="Times New Roman" w:cs="Times New Roman"/>
          <w:spacing w:val="1"/>
        </w:rPr>
        <w:t>s</w:t>
      </w:r>
      <w:r w:rsidRPr="006D3085">
        <w:rPr>
          <w:rFonts w:eastAsia="Times New Roman" w:cs="Times New Roman"/>
        </w:rPr>
        <w:t xml:space="preserve">, </w:t>
      </w:r>
      <w:r w:rsidRPr="006D3085">
        <w:rPr>
          <w:rFonts w:eastAsia="Times New Roman" w:cs="Times New Roman"/>
          <w:spacing w:val="-4"/>
        </w:rPr>
        <w:t>I</w:t>
      </w:r>
      <w:r w:rsidRPr="006D3085">
        <w:rPr>
          <w:rFonts w:eastAsia="Times New Roman" w:cs="Times New Roman"/>
        </w:rPr>
        <w:t>n</w:t>
      </w:r>
      <w:r w:rsidRPr="006D3085">
        <w:rPr>
          <w:rFonts w:eastAsia="Times New Roman" w:cs="Times New Roman"/>
          <w:spacing w:val="1"/>
        </w:rPr>
        <w:t>c</w:t>
      </w:r>
      <w:r w:rsidRPr="006D3085">
        <w:rPr>
          <w:rFonts w:eastAsia="Times New Roman" w:cs="Times New Roman"/>
        </w:rPr>
        <w:t xml:space="preserve">. </w:t>
      </w:r>
      <w:r w:rsidRPr="006D3085">
        <w:rPr>
          <w:rFonts w:eastAsia="Times New Roman" w:cs="Times New Roman"/>
          <w:spacing w:val="2"/>
        </w:rPr>
        <w:t>T</w:t>
      </w:r>
      <w:r w:rsidRPr="006D3085">
        <w:rPr>
          <w:rFonts w:eastAsia="Times New Roman" w:cs="Times New Roman"/>
        </w:rPr>
        <w:t>h</w:t>
      </w:r>
      <w:r w:rsidRPr="006D3085">
        <w:rPr>
          <w:rFonts w:eastAsia="Times New Roman" w:cs="Times New Roman"/>
          <w:spacing w:val="1"/>
        </w:rPr>
        <w:t>i</w:t>
      </w:r>
      <w:r w:rsidRPr="006D3085">
        <w:rPr>
          <w:rFonts w:eastAsia="Times New Roman" w:cs="Times New Roman"/>
        </w:rPr>
        <w:t>s</w:t>
      </w:r>
      <w:r w:rsidRPr="006D3085">
        <w:rPr>
          <w:rFonts w:eastAsia="Times New Roman" w:cs="Times New Roman"/>
          <w:spacing w:val="1"/>
        </w:rPr>
        <w:t xml:space="preserve"> </w:t>
      </w:r>
      <w:r w:rsidRPr="006D3085">
        <w:rPr>
          <w:rFonts w:eastAsia="Times New Roman" w:cs="Times New Roman"/>
          <w:spacing w:val="-2"/>
        </w:rPr>
        <w:t>d</w:t>
      </w:r>
      <w:r w:rsidRPr="006D3085">
        <w:rPr>
          <w:rFonts w:eastAsia="Times New Roman" w:cs="Times New Roman"/>
        </w:rPr>
        <w:t>o</w:t>
      </w:r>
      <w:r w:rsidRPr="006D3085">
        <w:rPr>
          <w:rFonts w:eastAsia="Times New Roman" w:cs="Times New Roman"/>
          <w:spacing w:val="1"/>
        </w:rPr>
        <w:t>c</w:t>
      </w:r>
      <w:r w:rsidRPr="006D3085">
        <w:rPr>
          <w:rFonts w:eastAsia="Times New Roman" w:cs="Times New Roman"/>
        </w:rPr>
        <w:t>u</w:t>
      </w:r>
      <w:r w:rsidRPr="006D3085">
        <w:rPr>
          <w:rFonts w:eastAsia="Times New Roman" w:cs="Times New Roman"/>
          <w:spacing w:val="-3"/>
        </w:rPr>
        <w:t>m</w:t>
      </w:r>
      <w:r w:rsidRPr="006D3085">
        <w:rPr>
          <w:rFonts w:eastAsia="Times New Roman" w:cs="Times New Roman"/>
          <w:spacing w:val="1"/>
        </w:rPr>
        <w:t>e</w:t>
      </w:r>
      <w:r w:rsidRPr="006D3085">
        <w:rPr>
          <w:rFonts w:eastAsia="Times New Roman" w:cs="Times New Roman"/>
        </w:rPr>
        <w:t>n</w:t>
      </w:r>
      <w:r w:rsidRPr="006D3085">
        <w:rPr>
          <w:rFonts w:eastAsia="Times New Roman" w:cs="Times New Roman"/>
          <w:spacing w:val="1"/>
        </w:rPr>
        <w:t>t</w:t>
      </w:r>
      <w:r w:rsidRPr="006D3085">
        <w:rPr>
          <w:rFonts w:eastAsia="Times New Roman" w:cs="Times New Roman"/>
        </w:rPr>
        <w:t xml:space="preserve">, </w:t>
      </w:r>
      <w:r w:rsidRPr="006D3085">
        <w:rPr>
          <w:rFonts w:eastAsia="Times New Roman" w:cs="Times New Roman"/>
          <w:spacing w:val="-1"/>
        </w:rPr>
        <w:t>i</w:t>
      </w:r>
      <w:r w:rsidRPr="006D3085">
        <w:rPr>
          <w:rFonts w:eastAsia="Times New Roman" w:cs="Times New Roman"/>
        </w:rPr>
        <w:t>n</w:t>
      </w:r>
      <w:r w:rsidRPr="006D3085">
        <w:rPr>
          <w:rFonts w:eastAsia="Times New Roman" w:cs="Times New Roman"/>
          <w:spacing w:val="1"/>
        </w:rPr>
        <w:t>c</w:t>
      </w:r>
      <w:r w:rsidRPr="006D3085">
        <w:rPr>
          <w:rFonts w:eastAsia="Times New Roman" w:cs="Times New Roman"/>
          <w:spacing w:val="-1"/>
        </w:rPr>
        <w:t>l</w:t>
      </w:r>
      <w:r w:rsidRPr="006D3085">
        <w:rPr>
          <w:rFonts w:eastAsia="Times New Roman" w:cs="Times New Roman"/>
        </w:rPr>
        <w:t>u</w:t>
      </w:r>
      <w:r w:rsidRPr="006D3085">
        <w:rPr>
          <w:rFonts w:eastAsia="Times New Roman" w:cs="Times New Roman"/>
          <w:spacing w:val="-2"/>
        </w:rPr>
        <w:t>d</w:t>
      </w:r>
      <w:r w:rsidRPr="006D3085">
        <w:rPr>
          <w:rFonts w:eastAsia="Times New Roman" w:cs="Times New Roman"/>
          <w:spacing w:val="1"/>
        </w:rPr>
        <w:t>i</w:t>
      </w:r>
      <w:r w:rsidRPr="006D3085">
        <w:rPr>
          <w:rFonts w:eastAsia="Times New Roman" w:cs="Times New Roman"/>
        </w:rPr>
        <w:t>ng</w:t>
      </w:r>
      <w:r w:rsidRPr="006D3085">
        <w:rPr>
          <w:rFonts w:eastAsia="Times New Roman" w:cs="Times New Roman"/>
          <w:spacing w:val="-2"/>
        </w:rPr>
        <w:t xml:space="preserve"> </w:t>
      </w:r>
      <w:r w:rsidRPr="006D3085">
        <w:rPr>
          <w:rFonts w:eastAsia="Times New Roman" w:cs="Times New Roman"/>
          <w:spacing w:val="1"/>
        </w:rPr>
        <w:t>t</w:t>
      </w:r>
      <w:r w:rsidRPr="006D3085">
        <w:rPr>
          <w:rFonts w:eastAsia="Times New Roman" w:cs="Times New Roman"/>
        </w:rPr>
        <w:t>he</w:t>
      </w:r>
      <w:r w:rsidRPr="006D3085">
        <w:rPr>
          <w:rFonts w:eastAsia="Times New Roman" w:cs="Times New Roman"/>
          <w:spacing w:val="-2"/>
        </w:rPr>
        <w:t xml:space="preserve"> </w:t>
      </w:r>
      <w:r w:rsidRPr="006D3085">
        <w:rPr>
          <w:rFonts w:eastAsia="Times New Roman" w:cs="Times New Roman"/>
          <w:spacing w:val="1"/>
        </w:rPr>
        <w:t>i</w:t>
      </w:r>
      <w:r w:rsidRPr="006D3085">
        <w:rPr>
          <w:rFonts w:eastAsia="Times New Roman" w:cs="Times New Roman"/>
        </w:rPr>
        <w:t>n</w:t>
      </w:r>
      <w:r w:rsidRPr="006D3085">
        <w:rPr>
          <w:rFonts w:eastAsia="Times New Roman" w:cs="Times New Roman"/>
          <w:spacing w:val="1"/>
        </w:rPr>
        <w:t>f</w:t>
      </w:r>
      <w:r w:rsidRPr="006D3085">
        <w:rPr>
          <w:rFonts w:eastAsia="Times New Roman" w:cs="Times New Roman"/>
          <w:spacing w:val="-2"/>
        </w:rPr>
        <w:t>o</w:t>
      </w:r>
      <w:r w:rsidRPr="006D3085">
        <w:rPr>
          <w:rFonts w:eastAsia="Times New Roman" w:cs="Times New Roman"/>
          <w:spacing w:val="1"/>
        </w:rPr>
        <w:t>r</w:t>
      </w:r>
      <w:r w:rsidRPr="006D3085">
        <w:rPr>
          <w:rFonts w:eastAsia="Times New Roman" w:cs="Times New Roman"/>
          <w:spacing w:val="-3"/>
        </w:rPr>
        <w:t>m</w:t>
      </w:r>
      <w:r w:rsidRPr="006D3085">
        <w:rPr>
          <w:rFonts w:eastAsia="Times New Roman" w:cs="Times New Roman"/>
          <w:spacing w:val="1"/>
        </w:rPr>
        <w:t>ati</w:t>
      </w:r>
      <w:r w:rsidRPr="006D3085">
        <w:rPr>
          <w:rFonts w:eastAsia="Times New Roman" w:cs="Times New Roman"/>
        </w:rPr>
        <w:t xml:space="preserve">on </w:t>
      </w:r>
      <w:r w:rsidRPr="006D3085">
        <w:rPr>
          <w:rFonts w:eastAsia="Times New Roman" w:cs="Times New Roman"/>
          <w:spacing w:val="1"/>
        </w:rPr>
        <w:t>c</w:t>
      </w:r>
      <w:r w:rsidRPr="006D3085">
        <w:rPr>
          <w:rFonts w:eastAsia="Times New Roman" w:cs="Times New Roman"/>
        </w:rPr>
        <w:t>on</w:t>
      </w:r>
      <w:r w:rsidRPr="006D3085">
        <w:rPr>
          <w:rFonts w:eastAsia="Times New Roman" w:cs="Times New Roman"/>
          <w:spacing w:val="1"/>
        </w:rPr>
        <w:t>t</w:t>
      </w:r>
      <w:r w:rsidRPr="006D3085">
        <w:rPr>
          <w:rFonts w:eastAsia="Times New Roman" w:cs="Times New Roman"/>
          <w:spacing w:val="-2"/>
        </w:rPr>
        <w:t>a</w:t>
      </w:r>
      <w:r w:rsidRPr="006D3085">
        <w:rPr>
          <w:rFonts w:eastAsia="Times New Roman" w:cs="Times New Roman"/>
          <w:spacing w:val="1"/>
        </w:rPr>
        <w:t>i</w:t>
      </w:r>
      <w:r w:rsidRPr="006D3085">
        <w:rPr>
          <w:rFonts w:eastAsia="Times New Roman" w:cs="Times New Roman"/>
        </w:rPr>
        <w:t>n</w:t>
      </w:r>
      <w:r w:rsidRPr="006D3085">
        <w:rPr>
          <w:rFonts w:eastAsia="Times New Roman" w:cs="Times New Roman"/>
          <w:spacing w:val="-2"/>
        </w:rPr>
        <w:t>e</w:t>
      </w:r>
      <w:r w:rsidRPr="006D3085">
        <w:rPr>
          <w:rFonts w:eastAsia="Times New Roman" w:cs="Times New Roman"/>
        </w:rPr>
        <w:t>d h</w:t>
      </w:r>
      <w:r w:rsidRPr="006D3085">
        <w:rPr>
          <w:rFonts w:eastAsia="Times New Roman" w:cs="Times New Roman"/>
          <w:spacing w:val="-2"/>
        </w:rPr>
        <w:t>e</w:t>
      </w:r>
      <w:r w:rsidRPr="006D3085">
        <w:rPr>
          <w:rFonts w:eastAsia="Times New Roman" w:cs="Times New Roman"/>
          <w:spacing w:val="1"/>
        </w:rPr>
        <w:t>r</w:t>
      </w:r>
      <w:r w:rsidRPr="006D3085">
        <w:rPr>
          <w:rFonts w:eastAsia="Times New Roman" w:cs="Times New Roman"/>
          <w:spacing w:val="-2"/>
        </w:rPr>
        <w:t>e</w:t>
      </w:r>
      <w:r w:rsidRPr="006D3085">
        <w:rPr>
          <w:rFonts w:eastAsia="Times New Roman" w:cs="Times New Roman"/>
          <w:spacing w:val="1"/>
        </w:rPr>
        <w:t>i</w:t>
      </w:r>
      <w:r w:rsidRPr="006D3085">
        <w:rPr>
          <w:rFonts w:eastAsia="Times New Roman" w:cs="Times New Roman"/>
        </w:rPr>
        <w:t xml:space="preserve">n, </w:t>
      </w:r>
      <w:r w:rsidRPr="006D3085">
        <w:rPr>
          <w:rFonts w:eastAsia="Times New Roman" w:cs="Times New Roman"/>
          <w:spacing w:val="-1"/>
        </w:rPr>
        <w:t>i</w:t>
      </w:r>
      <w:r w:rsidRPr="006D3085">
        <w:rPr>
          <w:rFonts w:eastAsia="Times New Roman" w:cs="Times New Roman"/>
        </w:rPr>
        <w:t>s</w:t>
      </w:r>
      <w:r w:rsidRPr="006D3085">
        <w:rPr>
          <w:rFonts w:eastAsia="Times New Roman" w:cs="Times New Roman"/>
          <w:spacing w:val="1"/>
        </w:rPr>
        <w:t xml:space="preserve"> c</w:t>
      </w:r>
      <w:r w:rsidRPr="006D3085">
        <w:rPr>
          <w:rFonts w:eastAsia="Times New Roman" w:cs="Times New Roman"/>
        </w:rPr>
        <w:t>op</w:t>
      </w:r>
      <w:r w:rsidRPr="006D3085">
        <w:rPr>
          <w:rFonts w:eastAsia="Times New Roman" w:cs="Times New Roman"/>
          <w:spacing w:val="-2"/>
        </w:rPr>
        <w:t>y</w:t>
      </w:r>
      <w:r w:rsidRPr="006D3085">
        <w:rPr>
          <w:rFonts w:eastAsia="Times New Roman" w:cs="Times New Roman"/>
          <w:spacing w:val="-1"/>
        </w:rPr>
        <w:t>r</w:t>
      </w:r>
      <w:r w:rsidRPr="006D3085">
        <w:rPr>
          <w:rFonts w:eastAsia="Times New Roman" w:cs="Times New Roman"/>
          <w:spacing w:val="1"/>
        </w:rPr>
        <w:t>i</w:t>
      </w:r>
      <w:r w:rsidRPr="006D3085">
        <w:rPr>
          <w:rFonts w:eastAsia="Times New Roman" w:cs="Times New Roman"/>
          <w:spacing w:val="-2"/>
        </w:rPr>
        <w:t>g</w:t>
      </w:r>
      <w:r w:rsidRPr="006D3085">
        <w:rPr>
          <w:rFonts w:eastAsia="Times New Roman" w:cs="Times New Roman"/>
        </w:rPr>
        <w:t>h</w:t>
      </w:r>
      <w:r w:rsidRPr="006D3085">
        <w:rPr>
          <w:rFonts w:eastAsia="Times New Roman" w:cs="Times New Roman"/>
          <w:spacing w:val="1"/>
        </w:rPr>
        <w:t>te</w:t>
      </w:r>
      <w:r w:rsidRPr="006D3085">
        <w:rPr>
          <w:rFonts w:eastAsia="Times New Roman" w:cs="Times New Roman"/>
        </w:rPr>
        <w:t xml:space="preserve">d </w:t>
      </w:r>
      <w:r w:rsidRPr="006D3085">
        <w:rPr>
          <w:rFonts w:eastAsia="Times New Roman" w:cs="Times New Roman"/>
          <w:spacing w:val="-3"/>
        </w:rPr>
        <w:t>m</w:t>
      </w:r>
      <w:r w:rsidRPr="006D3085">
        <w:rPr>
          <w:rFonts w:eastAsia="Times New Roman" w:cs="Times New Roman"/>
          <w:spacing w:val="1"/>
        </w:rPr>
        <w:t>at</w:t>
      </w:r>
      <w:r w:rsidRPr="006D3085">
        <w:rPr>
          <w:rFonts w:eastAsia="Times New Roman" w:cs="Times New Roman"/>
          <w:spacing w:val="-2"/>
        </w:rPr>
        <w:t>e</w:t>
      </w:r>
      <w:r w:rsidRPr="006D3085">
        <w:rPr>
          <w:rFonts w:eastAsia="Times New Roman" w:cs="Times New Roman"/>
          <w:spacing w:val="1"/>
        </w:rPr>
        <w:t>ri</w:t>
      </w:r>
      <w:r w:rsidRPr="006D3085">
        <w:rPr>
          <w:rFonts w:eastAsia="Times New Roman" w:cs="Times New Roman"/>
          <w:spacing w:val="-2"/>
        </w:rPr>
        <w:t>a</w:t>
      </w:r>
      <w:r w:rsidRPr="006D3085">
        <w:rPr>
          <w:rFonts w:eastAsia="Times New Roman" w:cs="Times New Roman"/>
          <w:spacing w:val="1"/>
        </w:rPr>
        <w:t>l</w:t>
      </w:r>
      <w:r w:rsidRPr="006D3085">
        <w:rPr>
          <w:rFonts w:eastAsia="Times New Roman" w:cs="Times New Roman"/>
        </w:rPr>
        <w:t xml:space="preserve">, </w:t>
      </w:r>
      <w:r w:rsidRPr="006D3085">
        <w:rPr>
          <w:rFonts w:eastAsia="Times New Roman" w:cs="Times New Roman"/>
          <w:spacing w:val="-2"/>
        </w:rPr>
        <w:t>a</w:t>
      </w:r>
      <w:r w:rsidRPr="006D3085">
        <w:rPr>
          <w:rFonts w:eastAsia="Times New Roman" w:cs="Times New Roman"/>
        </w:rPr>
        <w:t xml:space="preserve">nd </w:t>
      </w:r>
      <w:r w:rsidRPr="006D3085">
        <w:rPr>
          <w:rFonts w:eastAsia="Times New Roman" w:cs="Times New Roman"/>
          <w:spacing w:val="-1"/>
        </w:rPr>
        <w:t>i</w:t>
      </w:r>
      <w:r w:rsidRPr="006D3085">
        <w:rPr>
          <w:rFonts w:eastAsia="Times New Roman" w:cs="Times New Roman"/>
        </w:rPr>
        <w:t>n</w:t>
      </w:r>
      <w:r w:rsidRPr="006D3085">
        <w:rPr>
          <w:rFonts w:eastAsia="Times New Roman" w:cs="Times New Roman"/>
          <w:spacing w:val="1"/>
        </w:rPr>
        <w:t>c</w:t>
      </w:r>
      <w:r w:rsidRPr="006D3085">
        <w:rPr>
          <w:rFonts w:eastAsia="Times New Roman" w:cs="Times New Roman"/>
          <w:spacing w:val="-1"/>
        </w:rPr>
        <w:t>l</w:t>
      </w:r>
      <w:r w:rsidRPr="006D3085">
        <w:rPr>
          <w:rFonts w:eastAsia="Times New Roman" w:cs="Times New Roman"/>
        </w:rPr>
        <w:t>ud</w:t>
      </w:r>
      <w:r w:rsidRPr="006D3085">
        <w:rPr>
          <w:rFonts w:eastAsia="Times New Roman" w:cs="Times New Roman"/>
          <w:spacing w:val="1"/>
        </w:rPr>
        <w:t>e</w:t>
      </w:r>
      <w:r w:rsidRPr="006D3085">
        <w:rPr>
          <w:rFonts w:eastAsia="Times New Roman" w:cs="Times New Roman"/>
        </w:rPr>
        <w:t>s</w:t>
      </w:r>
      <w:r w:rsidRPr="006D3085">
        <w:rPr>
          <w:rFonts w:eastAsia="Times New Roman" w:cs="Times New Roman"/>
          <w:spacing w:val="-2"/>
        </w:rPr>
        <w:t xml:space="preserve"> </w:t>
      </w:r>
      <w:r w:rsidRPr="006D3085">
        <w:rPr>
          <w:rFonts w:eastAsia="Times New Roman" w:cs="Times New Roman"/>
          <w:spacing w:val="1"/>
        </w:rPr>
        <w:t>Wi</w:t>
      </w:r>
      <w:r w:rsidRPr="006D3085">
        <w:rPr>
          <w:rFonts w:eastAsia="Times New Roman" w:cs="Times New Roman"/>
        </w:rPr>
        <w:t xml:space="preserve">nd </w:t>
      </w:r>
      <w:r w:rsidRPr="006D3085">
        <w:rPr>
          <w:rFonts w:eastAsia="Times New Roman" w:cs="Times New Roman"/>
          <w:spacing w:val="-3"/>
        </w:rPr>
        <w:t>R</w:t>
      </w:r>
      <w:r w:rsidRPr="006D3085">
        <w:rPr>
          <w:rFonts w:eastAsia="Times New Roman" w:cs="Times New Roman"/>
          <w:spacing w:val="1"/>
        </w:rPr>
        <w:t>i</w:t>
      </w:r>
      <w:r w:rsidRPr="006D3085">
        <w:rPr>
          <w:rFonts w:eastAsia="Times New Roman" w:cs="Times New Roman"/>
          <w:spacing w:val="-2"/>
        </w:rPr>
        <w:t>v</w:t>
      </w:r>
      <w:r w:rsidRPr="006D3085">
        <w:rPr>
          <w:rFonts w:eastAsia="Times New Roman" w:cs="Times New Roman"/>
          <w:spacing w:val="1"/>
        </w:rPr>
        <w:t>e</w:t>
      </w:r>
      <w:r w:rsidRPr="006D3085">
        <w:rPr>
          <w:rFonts w:eastAsia="Times New Roman" w:cs="Times New Roman"/>
        </w:rPr>
        <w:t>r</w:t>
      </w:r>
      <w:r w:rsidRPr="006D3085">
        <w:rPr>
          <w:rFonts w:eastAsia="Times New Roman" w:cs="Times New Roman"/>
          <w:spacing w:val="1"/>
        </w:rPr>
        <w:t xml:space="preserve"> </w:t>
      </w:r>
      <w:r w:rsidRPr="006D3085">
        <w:rPr>
          <w:rFonts w:eastAsia="Times New Roman" w:cs="Times New Roman"/>
          <w:spacing w:val="-1"/>
        </w:rPr>
        <w:t>C</w:t>
      </w:r>
      <w:r w:rsidRPr="006D3085">
        <w:rPr>
          <w:rFonts w:eastAsia="Times New Roman" w:cs="Times New Roman"/>
        </w:rPr>
        <w:t>on</w:t>
      </w:r>
      <w:r w:rsidRPr="006D3085">
        <w:rPr>
          <w:rFonts w:eastAsia="Times New Roman" w:cs="Times New Roman"/>
          <w:spacing w:val="-1"/>
        </w:rPr>
        <w:t>f</w:t>
      </w:r>
      <w:r w:rsidRPr="006D3085">
        <w:rPr>
          <w:rFonts w:eastAsia="Times New Roman" w:cs="Times New Roman"/>
          <w:spacing w:val="1"/>
        </w:rPr>
        <w:t>i</w:t>
      </w:r>
      <w:r w:rsidRPr="006D3085">
        <w:rPr>
          <w:rFonts w:eastAsia="Times New Roman" w:cs="Times New Roman"/>
        </w:rPr>
        <w:t>d</w:t>
      </w:r>
      <w:r w:rsidRPr="006D3085">
        <w:rPr>
          <w:rFonts w:eastAsia="Times New Roman" w:cs="Times New Roman"/>
          <w:spacing w:val="-2"/>
        </w:rPr>
        <w:t>e</w:t>
      </w:r>
      <w:r w:rsidRPr="006D3085">
        <w:rPr>
          <w:rFonts w:eastAsia="Times New Roman" w:cs="Times New Roman"/>
        </w:rPr>
        <w:t>n</w:t>
      </w:r>
      <w:r w:rsidRPr="006D3085">
        <w:rPr>
          <w:rFonts w:eastAsia="Times New Roman" w:cs="Times New Roman"/>
          <w:spacing w:val="-1"/>
        </w:rPr>
        <w:t>t</w:t>
      </w:r>
      <w:r w:rsidRPr="006D3085">
        <w:rPr>
          <w:rFonts w:eastAsia="Times New Roman" w:cs="Times New Roman"/>
          <w:spacing w:val="1"/>
        </w:rPr>
        <w:t>i</w:t>
      </w:r>
      <w:r w:rsidRPr="006D3085">
        <w:rPr>
          <w:rFonts w:eastAsia="Times New Roman" w:cs="Times New Roman"/>
          <w:spacing w:val="-2"/>
        </w:rPr>
        <w:t>a</w:t>
      </w:r>
      <w:r w:rsidRPr="006D3085">
        <w:rPr>
          <w:rFonts w:eastAsia="Times New Roman" w:cs="Times New Roman"/>
        </w:rPr>
        <w:t>l</w:t>
      </w:r>
      <w:r w:rsidRPr="006D3085">
        <w:rPr>
          <w:rFonts w:eastAsia="Times New Roman" w:cs="Times New Roman"/>
          <w:spacing w:val="1"/>
        </w:rPr>
        <w:t xml:space="preserve"> </w:t>
      </w:r>
      <w:r w:rsidRPr="006D3085">
        <w:rPr>
          <w:rFonts w:eastAsia="Times New Roman" w:cs="Times New Roman"/>
          <w:spacing w:val="-4"/>
        </w:rPr>
        <w:t>I</w:t>
      </w:r>
      <w:r w:rsidRPr="006D3085">
        <w:rPr>
          <w:rFonts w:eastAsia="Times New Roman" w:cs="Times New Roman"/>
          <w:spacing w:val="3"/>
        </w:rPr>
        <w:t>n</w:t>
      </w:r>
      <w:r w:rsidRPr="006D3085">
        <w:rPr>
          <w:rFonts w:eastAsia="Times New Roman" w:cs="Times New Roman"/>
          <w:spacing w:val="1"/>
        </w:rPr>
        <w:t>f</w:t>
      </w:r>
      <w:r w:rsidRPr="006D3085">
        <w:rPr>
          <w:rFonts w:eastAsia="Times New Roman" w:cs="Times New Roman"/>
        </w:rPr>
        <w:t>o</w:t>
      </w:r>
      <w:r w:rsidRPr="006D3085">
        <w:rPr>
          <w:rFonts w:eastAsia="Times New Roman" w:cs="Times New Roman"/>
          <w:spacing w:val="1"/>
        </w:rPr>
        <w:t>r</w:t>
      </w:r>
      <w:r w:rsidRPr="006D3085">
        <w:rPr>
          <w:rFonts w:eastAsia="Times New Roman" w:cs="Times New Roman"/>
          <w:spacing w:val="-3"/>
        </w:rPr>
        <w:t>m</w:t>
      </w:r>
      <w:r w:rsidRPr="006D3085">
        <w:rPr>
          <w:rFonts w:eastAsia="Times New Roman" w:cs="Times New Roman"/>
          <w:spacing w:val="1"/>
        </w:rPr>
        <w:t>ati</w:t>
      </w:r>
      <w:r w:rsidRPr="006D3085">
        <w:rPr>
          <w:rFonts w:eastAsia="Times New Roman" w:cs="Times New Roman"/>
        </w:rPr>
        <w:t>o</w:t>
      </w:r>
      <w:r w:rsidRPr="006D3085">
        <w:rPr>
          <w:rFonts w:eastAsia="Times New Roman" w:cs="Times New Roman"/>
          <w:spacing w:val="-2"/>
        </w:rPr>
        <w:t>n</w:t>
      </w:r>
      <w:r w:rsidRPr="006D3085">
        <w:rPr>
          <w:rFonts w:eastAsia="Times New Roman" w:cs="Times New Roman"/>
        </w:rPr>
        <w:t xml:space="preserve">. </w:t>
      </w:r>
      <w:r w:rsidRPr="006D3085">
        <w:rPr>
          <w:rFonts w:eastAsia="Times New Roman" w:cs="Times New Roman"/>
          <w:spacing w:val="-4"/>
        </w:rPr>
        <w:t>I</w:t>
      </w:r>
      <w:r w:rsidRPr="006D3085">
        <w:rPr>
          <w:rFonts w:eastAsia="Times New Roman" w:cs="Times New Roman"/>
        </w:rPr>
        <w:t>t</w:t>
      </w:r>
      <w:r w:rsidRPr="006D3085">
        <w:rPr>
          <w:rFonts w:eastAsia="Times New Roman" w:cs="Times New Roman"/>
          <w:spacing w:val="1"/>
        </w:rPr>
        <w:t xml:space="preserve"> i</w:t>
      </w:r>
      <w:r w:rsidRPr="006D3085">
        <w:rPr>
          <w:rFonts w:eastAsia="Times New Roman" w:cs="Times New Roman"/>
        </w:rPr>
        <w:t>s</w:t>
      </w:r>
      <w:r w:rsidRPr="006D3085">
        <w:rPr>
          <w:rFonts w:eastAsia="Times New Roman" w:cs="Times New Roman"/>
          <w:spacing w:val="1"/>
        </w:rPr>
        <w:t xml:space="preserve"> </w:t>
      </w:r>
      <w:r w:rsidRPr="006D3085">
        <w:rPr>
          <w:rFonts w:eastAsia="Times New Roman" w:cs="Times New Roman"/>
        </w:rPr>
        <w:t>n</w:t>
      </w:r>
      <w:r w:rsidRPr="006D3085">
        <w:rPr>
          <w:rFonts w:eastAsia="Times New Roman" w:cs="Times New Roman"/>
          <w:spacing w:val="-2"/>
        </w:rPr>
        <w:t>o</w:t>
      </w:r>
      <w:r w:rsidRPr="006D3085">
        <w:rPr>
          <w:rFonts w:eastAsia="Times New Roman" w:cs="Times New Roman"/>
        </w:rPr>
        <w:t>t</w:t>
      </w:r>
      <w:r w:rsidRPr="006D3085">
        <w:rPr>
          <w:rFonts w:eastAsia="Times New Roman" w:cs="Times New Roman"/>
          <w:spacing w:val="1"/>
        </w:rPr>
        <w:t xml:space="preserve"> t</w:t>
      </w:r>
      <w:r w:rsidRPr="006D3085">
        <w:rPr>
          <w:rFonts w:eastAsia="Times New Roman" w:cs="Times New Roman"/>
        </w:rPr>
        <w:t>o be</w:t>
      </w:r>
      <w:r w:rsidRPr="006D3085">
        <w:rPr>
          <w:rFonts w:eastAsia="Times New Roman" w:cs="Times New Roman"/>
          <w:spacing w:val="1"/>
        </w:rPr>
        <w:t xml:space="preserve"> </w:t>
      </w:r>
      <w:r w:rsidRPr="006D3085">
        <w:rPr>
          <w:rFonts w:eastAsia="Times New Roman" w:cs="Times New Roman"/>
        </w:rPr>
        <w:t>u</w:t>
      </w:r>
      <w:r w:rsidRPr="006D3085">
        <w:rPr>
          <w:rFonts w:eastAsia="Times New Roman" w:cs="Times New Roman"/>
          <w:spacing w:val="1"/>
        </w:rPr>
        <w:t>s</w:t>
      </w:r>
      <w:r w:rsidRPr="006D3085">
        <w:rPr>
          <w:rFonts w:eastAsia="Times New Roman" w:cs="Times New Roman"/>
          <w:spacing w:val="-2"/>
        </w:rPr>
        <w:t>e</w:t>
      </w:r>
      <w:r w:rsidRPr="006D3085">
        <w:rPr>
          <w:rFonts w:eastAsia="Times New Roman" w:cs="Times New Roman"/>
        </w:rPr>
        <w:t>d by</w:t>
      </w:r>
      <w:r w:rsidRPr="006D3085">
        <w:rPr>
          <w:rFonts w:eastAsia="Times New Roman" w:cs="Times New Roman"/>
          <w:spacing w:val="-2"/>
        </w:rPr>
        <w:t xml:space="preserve"> </w:t>
      </w:r>
      <w:r w:rsidRPr="006D3085">
        <w:rPr>
          <w:rFonts w:eastAsia="Times New Roman" w:cs="Times New Roman"/>
        </w:rPr>
        <w:t>or</w:t>
      </w:r>
      <w:r w:rsidRPr="006D3085">
        <w:rPr>
          <w:rFonts w:eastAsia="Times New Roman" w:cs="Times New Roman"/>
          <w:spacing w:val="1"/>
        </w:rPr>
        <w:t xml:space="preserve"> </w:t>
      </w:r>
      <w:r w:rsidRPr="006D3085">
        <w:rPr>
          <w:rFonts w:eastAsia="Times New Roman" w:cs="Times New Roman"/>
        </w:rPr>
        <w:t>d</w:t>
      </w:r>
      <w:r w:rsidRPr="006D3085">
        <w:rPr>
          <w:rFonts w:eastAsia="Times New Roman" w:cs="Times New Roman"/>
          <w:spacing w:val="-1"/>
        </w:rPr>
        <w:t>i</w:t>
      </w:r>
      <w:r w:rsidRPr="006D3085">
        <w:rPr>
          <w:rFonts w:eastAsia="Times New Roman" w:cs="Times New Roman"/>
          <w:spacing w:val="1"/>
        </w:rPr>
        <w:t>s</w:t>
      </w:r>
      <w:r w:rsidRPr="006D3085">
        <w:rPr>
          <w:rFonts w:eastAsia="Times New Roman" w:cs="Times New Roman"/>
          <w:spacing w:val="-2"/>
        </w:rPr>
        <w:t>c</w:t>
      </w:r>
      <w:r w:rsidRPr="006D3085">
        <w:rPr>
          <w:rFonts w:eastAsia="Times New Roman" w:cs="Times New Roman"/>
          <w:spacing w:val="1"/>
        </w:rPr>
        <w:t>l</w:t>
      </w:r>
      <w:r w:rsidRPr="006D3085">
        <w:rPr>
          <w:rFonts w:eastAsia="Times New Roman" w:cs="Times New Roman"/>
        </w:rPr>
        <w:t>o</w:t>
      </w:r>
      <w:r w:rsidRPr="006D3085">
        <w:rPr>
          <w:rFonts w:eastAsia="Times New Roman" w:cs="Times New Roman"/>
          <w:spacing w:val="1"/>
        </w:rPr>
        <w:t>s</w:t>
      </w:r>
      <w:r w:rsidRPr="006D3085">
        <w:rPr>
          <w:rFonts w:eastAsia="Times New Roman" w:cs="Times New Roman"/>
          <w:spacing w:val="-2"/>
        </w:rPr>
        <w:t>e</w:t>
      </w:r>
      <w:r w:rsidRPr="006D3085">
        <w:rPr>
          <w:rFonts w:eastAsia="Times New Roman" w:cs="Times New Roman"/>
        </w:rPr>
        <w:t xml:space="preserve">d </w:t>
      </w:r>
      <w:r w:rsidRPr="006D3085">
        <w:rPr>
          <w:rFonts w:eastAsia="Times New Roman" w:cs="Times New Roman"/>
          <w:spacing w:val="1"/>
        </w:rPr>
        <w:t>t</w:t>
      </w:r>
      <w:r w:rsidRPr="006D3085">
        <w:rPr>
          <w:rFonts w:eastAsia="Times New Roman" w:cs="Times New Roman"/>
        </w:rPr>
        <w:t>o</w:t>
      </w:r>
      <w:r w:rsidRPr="006D3085">
        <w:rPr>
          <w:rFonts w:eastAsia="Times New Roman" w:cs="Times New Roman"/>
          <w:spacing w:val="-2"/>
        </w:rPr>
        <w:t xml:space="preserve"> a</w:t>
      </w:r>
      <w:r w:rsidRPr="006D3085">
        <w:rPr>
          <w:rFonts w:eastAsia="Times New Roman" w:cs="Times New Roman"/>
        </w:rPr>
        <w:t>ny</w:t>
      </w:r>
      <w:r w:rsidRPr="006D3085">
        <w:rPr>
          <w:rFonts w:eastAsia="Times New Roman" w:cs="Times New Roman"/>
          <w:spacing w:val="-2"/>
        </w:rPr>
        <w:t xml:space="preserve"> </w:t>
      </w:r>
      <w:r w:rsidRPr="006D3085">
        <w:rPr>
          <w:rFonts w:eastAsia="Times New Roman" w:cs="Times New Roman"/>
        </w:rPr>
        <w:t>o</w:t>
      </w:r>
      <w:r w:rsidRPr="006D3085">
        <w:rPr>
          <w:rFonts w:eastAsia="Times New Roman" w:cs="Times New Roman"/>
          <w:spacing w:val="1"/>
        </w:rPr>
        <w:t>t</w:t>
      </w:r>
      <w:r w:rsidRPr="006D3085">
        <w:rPr>
          <w:rFonts w:eastAsia="Times New Roman" w:cs="Times New Roman"/>
        </w:rPr>
        <w:t>h</w:t>
      </w:r>
      <w:r w:rsidRPr="006D3085">
        <w:rPr>
          <w:rFonts w:eastAsia="Times New Roman" w:cs="Times New Roman"/>
          <w:spacing w:val="1"/>
        </w:rPr>
        <w:t>e</w:t>
      </w:r>
      <w:r w:rsidRPr="006D3085">
        <w:rPr>
          <w:rFonts w:eastAsia="Times New Roman" w:cs="Times New Roman"/>
        </w:rPr>
        <w:t>r</w:t>
      </w:r>
      <w:r w:rsidRPr="006D3085">
        <w:rPr>
          <w:rFonts w:eastAsia="Times New Roman" w:cs="Times New Roman"/>
          <w:spacing w:val="-1"/>
        </w:rPr>
        <w:t xml:space="preserve"> </w:t>
      </w:r>
      <w:r w:rsidRPr="006D3085">
        <w:rPr>
          <w:rFonts w:eastAsia="Times New Roman" w:cs="Times New Roman"/>
          <w:spacing w:val="1"/>
        </w:rPr>
        <w:t>i</w:t>
      </w:r>
      <w:r w:rsidRPr="006D3085">
        <w:rPr>
          <w:rFonts w:eastAsia="Times New Roman" w:cs="Times New Roman"/>
        </w:rPr>
        <w:t>n</w:t>
      </w:r>
      <w:r w:rsidRPr="006D3085">
        <w:rPr>
          <w:rFonts w:eastAsia="Times New Roman" w:cs="Times New Roman"/>
          <w:spacing w:val="-2"/>
        </w:rPr>
        <w:t>d</w:t>
      </w:r>
      <w:r w:rsidRPr="006D3085">
        <w:rPr>
          <w:rFonts w:eastAsia="Times New Roman" w:cs="Times New Roman"/>
          <w:spacing w:val="1"/>
        </w:rPr>
        <w:t>i</w:t>
      </w:r>
      <w:r w:rsidRPr="006D3085">
        <w:rPr>
          <w:rFonts w:eastAsia="Times New Roman" w:cs="Times New Roman"/>
          <w:spacing w:val="-2"/>
        </w:rPr>
        <w:t>v</w:t>
      </w:r>
      <w:r w:rsidRPr="006D3085">
        <w:rPr>
          <w:rFonts w:eastAsia="Times New Roman" w:cs="Times New Roman"/>
          <w:spacing w:val="1"/>
        </w:rPr>
        <w:t>i</w:t>
      </w:r>
      <w:r w:rsidRPr="006D3085">
        <w:rPr>
          <w:rFonts w:eastAsia="Times New Roman" w:cs="Times New Roman"/>
        </w:rPr>
        <w:t>du</w:t>
      </w:r>
      <w:r w:rsidRPr="006D3085">
        <w:rPr>
          <w:rFonts w:eastAsia="Times New Roman" w:cs="Times New Roman"/>
          <w:spacing w:val="1"/>
        </w:rPr>
        <w:t>a</w:t>
      </w:r>
      <w:r w:rsidRPr="006D3085">
        <w:rPr>
          <w:rFonts w:eastAsia="Times New Roman" w:cs="Times New Roman"/>
        </w:rPr>
        <w:t>l</w:t>
      </w:r>
      <w:r w:rsidRPr="006D3085">
        <w:rPr>
          <w:rFonts w:eastAsia="Times New Roman" w:cs="Times New Roman"/>
          <w:spacing w:val="-1"/>
        </w:rPr>
        <w:t xml:space="preserve"> </w:t>
      </w:r>
      <w:r w:rsidRPr="006D3085">
        <w:rPr>
          <w:rFonts w:eastAsia="Times New Roman" w:cs="Times New Roman"/>
        </w:rPr>
        <w:t>or</w:t>
      </w:r>
      <w:r w:rsidRPr="006D3085">
        <w:rPr>
          <w:rFonts w:eastAsia="Times New Roman" w:cs="Times New Roman"/>
          <w:spacing w:val="-1"/>
        </w:rPr>
        <w:t xml:space="preserve"> </w:t>
      </w:r>
      <w:r w:rsidRPr="006D3085">
        <w:rPr>
          <w:rFonts w:eastAsia="Times New Roman" w:cs="Times New Roman"/>
          <w:spacing w:val="1"/>
        </w:rPr>
        <w:t>le</w:t>
      </w:r>
      <w:r w:rsidRPr="006D3085">
        <w:rPr>
          <w:rFonts w:eastAsia="Times New Roman" w:cs="Times New Roman"/>
          <w:spacing w:val="-2"/>
        </w:rPr>
        <w:t>g</w:t>
      </w:r>
      <w:r w:rsidRPr="006D3085">
        <w:rPr>
          <w:rFonts w:eastAsia="Times New Roman" w:cs="Times New Roman"/>
          <w:spacing w:val="1"/>
        </w:rPr>
        <w:t>a</w:t>
      </w:r>
      <w:r w:rsidRPr="006D3085">
        <w:rPr>
          <w:rFonts w:eastAsia="Times New Roman" w:cs="Times New Roman"/>
        </w:rPr>
        <w:t>l</w:t>
      </w:r>
      <w:r w:rsidRPr="006D3085">
        <w:rPr>
          <w:rFonts w:eastAsia="Times New Roman" w:cs="Times New Roman"/>
          <w:spacing w:val="-1"/>
        </w:rPr>
        <w:t xml:space="preserve"> </w:t>
      </w:r>
      <w:r w:rsidRPr="006D3085">
        <w:rPr>
          <w:rFonts w:eastAsia="Times New Roman" w:cs="Times New Roman"/>
          <w:spacing w:val="1"/>
        </w:rPr>
        <w:t>e</w:t>
      </w:r>
      <w:r w:rsidRPr="006D3085">
        <w:rPr>
          <w:rFonts w:eastAsia="Times New Roman" w:cs="Times New Roman"/>
        </w:rPr>
        <w:t>n</w:t>
      </w:r>
      <w:r w:rsidRPr="006D3085">
        <w:rPr>
          <w:rFonts w:eastAsia="Times New Roman" w:cs="Times New Roman"/>
          <w:spacing w:val="-1"/>
        </w:rPr>
        <w:t>t</w:t>
      </w:r>
      <w:r w:rsidRPr="006D3085">
        <w:rPr>
          <w:rFonts w:eastAsia="Times New Roman" w:cs="Times New Roman"/>
          <w:spacing w:val="1"/>
        </w:rPr>
        <w:t>it</w:t>
      </w:r>
      <w:r w:rsidRPr="006D3085">
        <w:rPr>
          <w:rFonts w:eastAsia="Times New Roman" w:cs="Times New Roman"/>
        </w:rPr>
        <w:t>y</w:t>
      </w:r>
      <w:r w:rsidRPr="006D3085">
        <w:rPr>
          <w:rFonts w:eastAsia="Times New Roman" w:cs="Times New Roman"/>
          <w:spacing w:val="-2"/>
        </w:rPr>
        <w:t xml:space="preserve"> </w:t>
      </w:r>
      <w:r w:rsidRPr="006D3085">
        <w:rPr>
          <w:rFonts w:eastAsia="Times New Roman" w:cs="Times New Roman"/>
          <w:spacing w:val="-1"/>
        </w:rPr>
        <w:t>w</w:t>
      </w:r>
      <w:r w:rsidRPr="006D3085">
        <w:rPr>
          <w:rFonts w:eastAsia="Times New Roman" w:cs="Times New Roman"/>
          <w:spacing w:val="1"/>
        </w:rPr>
        <w:t>it</w:t>
      </w:r>
      <w:r w:rsidRPr="006D3085">
        <w:rPr>
          <w:rFonts w:eastAsia="Times New Roman" w:cs="Times New Roman"/>
        </w:rPr>
        <w:t>h</w:t>
      </w:r>
      <w:r w:rsidRPr="006D3085">
        <w:rPr>
          <w:rFonts w:eastAsia="Times New Roman" w:cs="Times New Roman"/>
          <w:spacing w:val="-2"/>
        </w:rPr>
        <w:t>o</w:t>
      </w:r>
      <w:r w:rsidRPr="006D3085">
        <w:rPr>
          <w:rFonts w:eastAsia="Times New Roman" w:cs="Times New Roman"/>
        </w:rPr>
        <w:t>ut the express written authorization of Wind River Systems.</w:t>
      </w:r>
    </w:p>
    <w:p w14:paraId="1A742384" w14:textId="77777777" w:rsidR="00341DFD" w:rsidRDefault="00341DFD">
      <w:pPr>
        <w:rPr>
          <w:rFonts w:eastAsia="Times New Roman" w:cs="Times New Roman"/>
        </w:rPr>
      </w:pPr>
      <w:r>
        <w:rPr>
          <w:rFonts w:eastAsia="Times New Roman" w:cs="Times New Roman"/>
        </w:rPr>
        <w:br w:type="page"/>
      </w:r>
    </w:p>
    <w:sdt>
      <w:sdtPr>
        <w:id w:val="1289929827"/>
        <w:docPartObj>
          <w:docPartGallery w:val="Table of Contents"/>
          <w:docPartUnique/>
        </w:docPartObj>
      </w:sdtPr>
      <w:sdtEndPr>
        <w:rPr>
          <w:b/>
          <w:bCs/>
          <w:noProof/>
        </w:rPr>
      </w:sdtEndPr>
      <w:sdtContent>
        <w:p w14:paraId="4535B6CE" w14:textId="6145437F" w:rsidR="00F62376" w:rsidRDefault="00F62376" w:rsidP="00341DFD">
          <w:pPr>
            <w:jc w:val="right"/>
            <w:rPr>
              <w:rFonts w:ascii="Arial" w:hAnsi="Arial" w:cs="Arial"/>
              <w:i/>
              <w:iCs/>
              <w:sz w:val="52"/>
              <w:szCs w:val="52"/>
            </w:rPr>
          </w:pPr>
          <w:r w:rsidRPr="007D10F1">
            <w:rPr>
              <w:rFonts w:ascii="Arial" w:hAnsi="Arial" w:cs="Arial"/>
              <w:i/>
              <w:iCs/>
              <w:sz w:val="52"/>
              <w:szCs w:val="52"/>
            </w:rPr>
            <w:t>Contents</w:t>
          </w:r>
        </w:p>
        <w:p w14:paraId="393B5958" w14:textId="77777777" w:rsidR="00341DFD" w:rsidRPr="007D10F1" w:rsidRDefault="00341DFD" w:rsidP="007D10F1">
          <w:pPr>
            <w:jc w:val="right"/>
            <w:rPr>
              <w:rFonts w:ascii="Arial" w:hAnsi="Arial" w:cs="Arial"/>
              <w:i/>
              <w:iCs/>
              <w:sz w:val="52"/>
              <w:szCs w:val="52"/>
            </w:rPr>
          </w:pPr>
        </w:p>
        <w:p w14:paraId="715D36F4" w14:textId="05730E28" w:rsidR="001E1F75" w:rsidRDefault="00F62376">
          <w:pPr>
            <w:pStyle w:val="TOC1"/>
            <w:tabs>
              <w:tab w:val="right" w:leader="dot" w:pos="9350"/>
            </w:tabs>
            <w:rPr>
              <w:rFonts w:asciiTheme="minorHAnsi" w:eastAsiaTheme="minorEastAsia" w:hAnsiTheme="minorHAnsi"/>
              <w:b w:val="0"/>
              <w:bCs w:val="0"/>
              <w:noProof/>
            </w:rPr>
          </w:pPr>
          <w:r>
            <w:fldChar w:fldCharType="begin"/>
          </w:r>
          <w:r>
            <w:instrText xml:space="preserve"> TOC \o "1-3" \h \z \u </w:instrText>
          </w:r>
          <w:r>
            <w:fldChar w:fldCharType="separate"/>
          </w:r>
          <w:hyperlink w:anchor="_Toc40266443" w:history="1">
            <w:r w:rsidR="001E1F75" w:rsidRPr="005F07C2">
              <w:rPr>
                <w:rStyle w:val="Hyperlink"/>
                <w:rFonts w:cs="Arial"/>
                <w:noProof/>
              </w:rPr>
              <w:t>1</w:t>
            </w:r>
            <w:r w:rsidR="001E1F75">
              <w:rPr>
                <w:rFonts w:asciiTheme="minorHAnsi" w:eastAsiaTheme="minorEastAsia" w:hAnsiTheme="minorHAnsi"/>
                <w:b w:val="0"/>
                <w:bCs w:val="0"/>
                <w:noProof/>
              </w:rPr>
              <w:tab/>
            </w:r>
            <w:r w:rsidR="001E1F75" w:rsidRPr="005F07C2">
              <w:rPr>
                <w:rStyle w:val="Hyperlink"/>
                <w:noProof/>
              </w:rPr>
              <w:t>Purpose</w:t>
            </w:r>
            <w:r w:rsidR="001E1F75">
              <w:rPr>
                <w:noProof/>
                <w:webHidden/>
              </w:rPr>
              <w:tab/>
            </w:r>
            <w:r w:rsidR="001E1F75">
              <w:rPr>
                <w:noProof/>
                <w:webHidden/>
              </w:rPr>
              <w:fldChar w:fldCharType="begin"/>
            </w:r>
            <w:r w:rsidR="001E1F75">
              <w:rPr>
                <w:noProof/>
                <w:webHidden/>
              </w:rPr>
              <w:instrText xml:space="preserve"> PAGEREF _Toc40266443 \h </w:instrText>
            </w:r>
            <w:r w:rsidR="001E1F75">
              <w:rPr>
                <w:noProof/>
                <w:webHidden/>
              </w:rPr>
            </w:r>
            <w:r w:rsidR="001E1F75">
              <w:rPr>
                <w:noProof/>
                <w:webHidden/>
              </w:rPr>
              <w:fldChar w:fldCharType="separate"/>
            </w:r>
            <w:r w:rsidR="001E1F75">
              <w:rPr>
                <w:noProof/>
                <w:webHidden/>
              </w:rPr>
              <w:t>1</w:t>
            </w:r>
            <w:r w:rsidR="001E1F75">
              <w:rPr>
                <w:noProof/>
                <w:webHidden/>
              </w:rPr>
              <w:fldChar w:fldCharType="end"/>
            </w:r>
          </w:hyperlink>
        </w:p>
        <w:p w14:paraId="20122EA8" w14:textId="3C74C08F" w:rsidR="001E1F75" w:rsidRDefault="00F03064">
          <w:pPr>
            <w:pStyle w:val="TOC1"/>
            <w:tabs>
              <w:tab w:val="right" w:leader="dot" w:pos="9350"/>
            </w:tabs>
            <w:rPr>
              <w:rFonts w:asciiTheme="minorHAnsi" w:eastAsiaTheme="minorEastAsia" w:hAnsiTheme="minorHAnsi"/>
              <w:b w:val="0"/>
              <w:bCs w:val="0"/>
              <w:noProof/>
            </w:rPr>
          </w:pPr>
          <w:hyperlink w:anchor="_Toc40266444" w:history="1">
            <w:r w:rsidR="001E1F75" w:rsidRPr="005F07C2">
              <w:rPr>
                <w:rStyle w:val="Hyperlink"/>
                <w:rFonts w:cs="Arial"/>
                <w:noProof/>
              </w:rPr>
              <w:t>2</w:t>
            </w:r>
            <w:r w:rsidR="001E1F75">
              <w:rPr>
                <w:rFonts w:asciiTheme="minorHAnsi" w:eastAsiaTheme="minorEastAsia" w:hAnsiTheme="minorHAnsi"/>
                <w:b w:val="0"/>
                <w:bCs w:val="0"/>
                <w:noProof/>
              </w:rPr>
              <w:tab/>
            </w:r>
            <w:r w:rsidR="001E1F75" w:rsidRPr="005F07C2">
              <w:rPr>
                <w:rStyle w:val="Hyperlink"/>
                <w:noProof/>
                <w:w w:val="95"/>
              </w:rPr>
              <w:t>Scope</w:t>
            </w:r>
            <w:r w:rsidR="001E1F75">
              <w:rPr>
                <w:noProof/>
                <w:webHidden/>
              </w:rPr>
              <w:tab/>
            </w:r>
            <w:r w:rsidR="001E1F75">
              <w:rPr>
                <w:noProof/>
                <w:webHidden/>
              </w:rPr>
              <w:fldChar w:fldCharType="begin"/>
            </w:r>
            <w:r w:rsidR="001E1F75">
              <w:rPr>
                <w:noProof/>
                <w:webHidden/>
              </w:rPr>
              <w:instrText xml:space="preserve"> PAGEREF _Toc40266444 \h </w:instrText>
            </w:r>
            <w:r w:rsidR="001E1F75">
              <w:rPr>
                <w:noProof/>
                <w:webHidden/>
              </w:rPr>
            </w:r>
            <w:r w:rsidR="001E1F75">
              <w:rPr>
                <w:noProof/>
                <w:webHidden/>
              </w:rPr>
              <w:fldChar w:fldCharType="separate"/>
            </w:r>
            <w:r w:rsidR="001E1F75">
              <w:rPr>
                <w:noProof/>
                <w:webHidden/>
              </w:rPr>
              <w:t>2</w:t>
            </w:r>
            <w:r w:rsidR="001E1F75">
              <w:rPr>
                <w:noProof/>
                <w:webHidden/>
              </w:rPr>
              <w:fldChar w:fldCharType="end"/>
            </w:r>
          </w:hyperlink>
        </w:p>
        <w:p w14:paraId="7494B693" w14:textId="06A55156" w:rsidR="001E1F75" w:rsidRDefault="00F03064">
          <w:pPr>
            <w:pStyle w:val="TOC1"/>
            <w:tabs>
              <w:tab w:val="right" w:leader="dot" w:pos="9350"/>
            </w:tabs>
            <w:rPr>
              <w:rFonts w:asciiTheme="minorHAnsi" w:eastAsiaTheme="minorEastAsia" w:hAnsiTheme="minorHAnsi"/>
              <w:b w:val="0"/>
              <w:bCs w:val="0"/>
              <w:noProof/>
            </w:rPr>
          </w:pPr>
          <w:hyperlink w:anchor="_Toc40266445" w:history="1">
            <w:r w:rsidR="001E1F75" w:rsidRPr="005F07C2">
              <w:rPr>
                <w:rStyle w:val="Hyperlink"/>
                <w:rFonts w:cs="Arial"/>
                <w:noProof/>
              </w:rPr>
              <w:t>3</w:t>
            </w:r>
            <w:r w:rsidR="001E1F75">
              <w:rPr>
                <w:rFonts w:asciiTheme="minorHAnsi" w:eastAsiaTheme="minorEastAsia" w:hAnsiTheme="minorHAnsi"/>
                <w:b w:val="0"/>
                <w:bCs w:val="0"/>
                <w:noProof/>
              </w:rPr>
              <w:tab/>
            </w:r>
            <w:r w:rsidR="001E1F75" w:rsidRPr="005F07C2">
              <w:rPr>
                <w:rStyle w:val="Hyperlink"/>
                <w:noProof/>
              </w:rPr>
              <w:t>Acronyms and</w:t>
            </w:r>
            <w:r w:rsidR="001E1F75" w:rsidRPr="005F07C2">
              <w:rPr>
                <w:rStyle w:val="Hyperlink"/>
                <w:noProof/>
                <w:spacing w:val="-3"/>
              </w:rPr>
              <w:t xml:space="preserve"> </w:t>
            </w:r>
            <w:r w:rsidR="001E1F75" w:rsidRPr="005F07C2">
              <w:rPr>
                <w:rStyle w:val="Hyperlink"/>
                <w:noProof/>
              </w:rPr>
              <w:t>Definitions</w:t>
            </w:r>
            <w:r w:rsidR="001E1F75">
              <w:rPr>
                <w:noProof/>
                <w:webHidden/>
              </w:rPr>
              <w:tab/>
            </w:r>
            <w:r w:rsidR="001E1F75">
              <w:rPr>
                <w:noProof/>
                <w:webHidden/>
              </w:rPr>
              <w:fldChar w:fldCharType="begin"/>
            </w:r>
            <w:r w:rsidR="001E1F75">
              <w:rPr>
                <w:noProof/>
                <w:webHidden/>
              </w:rPr>
              <w:instrText xml:space="preserve"> PAGEREF _Toc40266445 \h </w:instrText>
            </w:r>
            <w:r w:rsidR="001E1F75">
              <w:rPr>
                <w:noProof/>
                <w:webHidden/>
              </w:rPr>
            </w:r>
            <w:r w:rsidR="001E1F75">
              <w:rPr>
                <w:noProof/>
                <w:webHidden/>
              </w:rPr>
              <w:fldChar w:fldCharType="separate"/>
            </w:r>
            <w:r w:rsidR="001E1F75">
              <w:rPr>
                <w:noProof/>
                <w:webHidden/>
              </w:rPr>
              <w:t>3</w:t>
            </w:r>
            <w:r w:rsidR="001E1F75">
              <w:rPr>
                <w:noProof/>
                <w:webHidden/>
              </w:rPr>
              <w:fldChar w:fldCharType="end"/>
            </w:r>
          </w:hyperlink>
        </w:p>
        <w:p w14:paraId="082D138D" w14:textId="74F495DA" w:rsidR="001E1F75" w:rsidRDefault="00F03064">
          <w:pPr>
            <w:pStyle w:val="TOC1"/>
            <w:tabs>
              <w:tab w:val="right" w:leader="dot" w:pos="9350"/>
            </w:tabs>
            <w:rPr>
              <w:rFonts w:asciiTheme="minorHAnsi" w:eastAsiaTheme="minorEastAsia" w:hAnsiTheme="minorHAnsi"/>
              <w:b w:val="0"/>
              <w:bCs w:val="0"/>
              <w:noProof/>
            </w:rPr>
          </w:pPr>
          <w:hyperlink w:anchor="_Toc40266446" w:history="1">
            <w:r w:rsidR="001E1F75" w:rsidRPr="005F07C2">
              <w:rPr>
                <w:rStyle w:val="Hyperlink"/>
                <w:noProof/>
              </w:rPr>
              <w:t>4</w:t>
            </w:r>
            <w:r w:rsidR="001E1F75">
              <w:rPr>
                <w:rFonts w:asciiTheme="minorHAnsi" w:eastAsiaTheme="minorEastAsia" w:hAnsiTheme="minorHAnsi"/>
                <w:b w:val="0"/>
                <w:bCs w:val="0"/>
                <w:noProof/>
              </w:rPr>
              <w:tab/>
            </w:r>
            <w:r w:rsidR="001E1F75" w:rsidRPr="005F07C2">
              <w:rPr>
                <w:rStyle w:val="Hyperlink"/>
                <w:noProof/>
              </w:rPr>
              <w:t>Roles and Responsibilities</w:t>
            </w:r>
            <w:r w:rsidR="001E1F75">
              <w:rPr>
                <w:noProof/>
                <w:webHidden/>
              </w:rPr>
              <w:tab/>
            </w:r>
            <w:r w:rsidR="001E1F75">
              <w:rPr>
                <w:noProof/>
                <w:webHidden/>
              </w:rPr>
              <w:fldChar w:fldCharType="begin"/>
            </w:r>
            <w:r w:rsidR="001E1F75">
              <w:rPr>
                <w:noProof/>
                <w:webHidden/>
              </w:rPr>
              <w:instrText xml:space="preserve"> PAGEREF _Toc40266446 \h </w:instrText>
            </w:r>
            <w:r w:rsidR="001E1F75">
              <w:rPr>
                <w:noProof/>
                <w:webHidden/>
              </w:rPr>
            </w:r>
            <w:r w:rsidR="001E1F75">
              <w:rPr>
                <w:noProof/>
                <w:webHidden/>
              </w:rPr>
              <w:fldChar w:fldCharType="separate"/>
            </w:r>
            <w:r w:rsidR="001E1F75">
              <w:rPr>
                <w:noProof/>
                <w:webHidden/>
              </w:rPr>
              <w:t>5</w:t>
            </w:r>
            <w:r w:rsidR="001E1F75">
              <w:rPr>
                <w:noProof/>
                <w:webHidden/>
              </w:rPr>
              <w:fldChar w:fldCharType="end"/>
            </w:r>
          </w:hyperlink>
        </w:p>
        <w:p w14:paraId="4453BC4C" w14:textId="2A59C006" w:rsidR="001E1F75" w:rsidRDefault="00F03064">
          <w:pPr>
            <w:pStyle w:val="TOC1"/>
            <w:tabs>
              <w:tab w:val="right" w:leader="dot" w:pos="9350"/>
            </w:tabs>
            <w:rPr>
              <w:rFonts w:asciiTheme="minorHAnsi" w:eastAsiaTheme="minorEastAsia" w:hAnsiTheme="minorHAnsi"/>
              <w:b w:val="0"/>
              <w:bCs w:val="0"/>
              <w:noProof/>
            </w:rPr>
          </w:pPr>
          <w:hyperlink w:anchor="_Toc40266447" w:history="1">
            <w:r w:rsidR="001E1F75" w:rsidRPr="005F07C2">
              <w:rPr>
                <w:rStyle w:val="Hyperlink"/>
                <w:rFonts w:cs="Arial"/>
                <w:noProof/>
              </w:rPr>
              <w:t>5</w:t>
            </w:r>
            <w:r w:rsidR="001E1F75">
              <w:rPr>
                <w:rFonts w:asciiTheme="minorHAnsi" w:eastAsiaTheme="minorEastAsia" w:hAnsiTheme="minorHAnsi"/>
                <w:b w:val="0"/>
                <w:bCs w:val="0"/>
                <w:noProof/>
              </w:rPr>
              <w:tab/>
            </w:r>
            <w:r w:rsidR="001E1F75" w:rsidRPr="005F07C2">
              <w:rPr>
                <w:rStyle w:val="Hyperlink"/>
                <w:noProof/>
                <w:spacing w:val="-2"/>
              </w:rPr>
              <w:t xml:space="preserve">Wind </w:t>
            </w:r>
            <w:r w:rsidR="001E1F75" w:rsidRPr="005F07C2">
              <w:rPr>
                <w:rStyle w:val="Hyperlink"/>
                <w:noProof/>
                <w:spacing w:val="-1"/>
              </w:rPr>
              <w:t>River</w:t>
            </w:r>
            <w:r w:rsidR="001E1F75" w:rsidRPr="005F07C2">
              <w:rPr>
                <w:rStyle w:val="Hyperlink"/>
                <w:noProof/>
              </w:rPr>
              <w:t xml:space="preserve"> Software Development Process</w:t>
            </w:r>
            <w:r w:rsidR="001E1F75">
              <w:rPr>
                <w:noProof/>
                <w:webHidden/>
              </w:rPr>
              <w:tab/>
            </w:r>
            <w:r w:rsidR="001E1F75">
              <w:rPr>
                <w:noProof/>
                <w:webHidden/>
              </w:rPr>
              <w:fldChar w:fldCharType="begin"/>
            </w:r>
            <w:r w:rsidR="001E1F75">
              <w:rPr>
                <w:noProof/>
                <w:webHidden/>
              </w:rPr>
              <w:instrText xml:space="preserve"> PAGEREF _Toc40266447 \h </w:instrText>
            </w:r>
            <w:r w:rsidR="001E1F75">
              <w:rPr>
                <w:noProof/>
                <w:webHidden/>
              </w:rPr>
            </w:r>
            <w:r w:rsidR="001E1F75">
              <w:rPr>
                <w:noProof/>
                <w:webHidden/>
              </w:rPr>
              <w:fldChar w:fldCharType="separate"/>
            </w:r>
            <w:r w:rsidR="001E1F75">
              <w:rPr>
                <w:noProof/>
                <w:webHidden/>
              </w:rPr>
              <w:t>7</w:t>
            </w:r>
            <w:r w:rsidR="001E1F75">
              <w:rPr>
                <w:noProof/>
                <w:webHidden/>
              </w:rPr>
              <w:fldChar w:fldCharType="end"/>
            </w:r>
          </w:hyperlink>
        </w:p>
        <w:p w14:paraId="5B6B92AA" w14:textId="20CC21F9"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48" w:history="1">
            <w:r w:rsidR="001E1F75" w:rsidRPr="005F07C2">
              <w:rPr>
                <w:rStyle w:val="Hyperlink"/>
                <w:rFonts w:cs="Arial"/>
                <w:noProof/>
              </w:rPr>
              <w:t>5.1.</w:t>
            </w:r>
            <w:r w:rsidR="001E1F75">
              <w:rPr>
                <w:rFonts w:asciiTheme="minorHAnsi" w:eastAsiaTheme="minorEastAsia" w:hAnsiTheme="minorHAnsi"/>
                <w:noProof/>
                <w:sz w:val="22"/>
                <w:szCs w:val="22"/>
              </w:rPr>
              <w:tab/>
            </w:r>
            <w:r w:rsidR="001E1F75" w:rsidRPr="005F07C2">
              <w:rPr>
                <w:rStyle w:val="Hyperlink"/>
                <w:noProof/>
              </w:rPr>
              <w:t>PDLC and Software Development Process Relationship</w:t>
            </w:r>
            <w:r w:rsidR="001E1F75">
              <w:rPr>
                <w:noProof/>
                <w:webHidden/>
              </w:rPr>
              <w:tab/>
            </w:r>
            <w:r w:rsidR="001E1F75">
              <w:rPr>
                <w:noProof/>
                <w:webHidden/>
              </w:rPr>
              <w:fldChar w:fldCharType="begin"/>
            </w:r>
            <w:r w:rsidR="001E1F75">
              <w:rPr>
                <w:noProof/>
                <w:webHidden/>
              </w:rPr>
              <w:instrText xml:space="preserve"> PAGEREF _Toc40266448 \h </w:instrText>
            </w:r>
            <w:r w:rsidR="001E1F75">
              <w:rPr>
                <w:noProof/>
                <w:webHidden/>
              </w:rPr>
            </w:r>
            <w:r w:rsidR="001E1F75">
              <w:rPr>
                <w:noProof/>
                <w:webHidden/>
              </w:rPr>
              <w:fldChar w:fldCharType="separate"/>
            </w:r>
            <w:r w:rsidR="001E1F75">
              <w:rPr>
                <w:noProof/>
                <w:webHidden/>
              </w:rPr>
              <w:t>7</w:t>
            </w:r>
            <w:r w:rsidR="001E1F75">
              <w:rPr>
                <w:noProof/>
                <w:webHidden/>
              </w:rPr>
              <w:fldChar w:fldCharType="end"/>
            </w:r>
          </w:hyperlink>
        </w:p>
        <w:p w14:paraId="48E6628B" w14:textId="5873067F"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49" w:history="1">
            <w:r w:rsidR="001E1F75" w:rsidRPr="005F07C2">
              <w:rPr>
                <w:rStyle w:val="Hyperlink"/>
                <w:rFonts w:cs="Arial"/>
                <w:noProof/>
              </w:rPr>
              <w:t>5.2.</w:t>
            </w:r>
            <w:r w:rsidR="001E1F75">
              <w:rPr>
                <w:rFonts w:asciiTheme="minorHAnsi" w:eastAsiaTheme="minorEastAsia" w:hAnsiTheme="minorHAnsi"/>
                <w:noProof/>
                <w:sz w:val="22"/>
                <w:szCs w:val="22"/>
              </w:rPr>
              <w:tab/>
            </w:r>
            <w:r w:rsidR="001E1F75" w:rsidRPr="005F07C2">
              <w:rPr>
                <w:rStyle w:val="Hyperlink"/>
                <w:noProof/>
              </w:rPr>
              <w:t>Software Development Process</w:t>
            </w:r>
            <w:r w:rsidR="001E1F75" w:rsidRPr="005F07C2">
              <w:rPr>
                <w:rStyle w:val="Hyperlink"/>
                <w:noProof/>
                <w:spacing w:val="-2"/>
              </w:rPr>
              <w:t xml:space="preserve"> Overview</w:t>
            </w:r>
            <w:r w:rsidR="001E1F75">
              <w:rPr>
                <w:noProof/>
                <w:webHidden/>
              </w:rPr>
              <w:tab/>
            </w:r>
            <w:r w:rsidR="001E1F75">
              <w:rPr>
                <w:noProof/>
                <w:webHidden/>
              </w:rPr>
              <w:fldChar w:fldCharType="begin"/>
            </w:r>
            <w:r w:rsidR="001E1F75">
              <w:rPr>
                <w:noProof/>
                <w:webHidden/>
              </w:rPr>
              <w:instrText xml:space="preserve"> PAGEREF _Toc40266449 \h </w:instrText>
            </w:r>
            <w:r w:rsidR="001E1F75">
              <w:rPr>
                <w:noProof/>
                <w:webHidden/>
              </w:rPr>
            </w:r>
            <w:r w:rsidR="001E1F75">
              <w:rPr>
                <w:noProof/>
                <w:webHidden/>
              </w:rPr>
              <w:fldChar w:fldCharType="separate"/>
            </w:r>
            <w:r w:rsidR="001E1F75">
              <w:rPr>
                <w:noProof/>
                <w:webHidden/>
              </w:rPr>
              <w:t>7</w:t>
            </w:r>
            <w:r w:rsidR="001E1F75">
              <w:rPr>
                <w:noProof/>
                <w:webHidden/>
              </w:rPr>
              <w:fldChar w:fldCharType="end"/>
            </w:r>
          </w:hyperlink>
        </w:p>
        <w:p w14:paraId="495F3FB8" w14:textId="430000BE"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0" w:history="1">
            <w:r w:rsidR="001E1F75" w:rsidRPr="005F07C2">
              <w:rPr>
                <w:rStyle w:val="Hyperlink"/>
                <w:rFonts w:eastAsia="Arial" w:cs="Arial"/>
                <w:noProof/>
              </w:rPr>
              <w:t>5.2.1.</w:t>
            </w:r>
            <w:r w:rsidR="001E1F75">
              <w:rPr>
                <w:rFonts w:asciiTheme="minorHAnsi" w:eastAsiaTheme="minorEastAsia" w:hAnsiTheme="minorHAnsi"/>
                <w:noProof/>
                <w:sz w:val="22"/>
                <w:szCs w:val="22"/>
              </w:rPr>
              <w:tab/>
            </w:r>
            <w:r w:rsidR="001E1F75" w:rsidRPr="005F07C2">
              <w:rPr>
                <w:rStyle w:val="Hyperlink"/>
                <w:noProof/>
              </w:rPr>
              <w:t>Phases</w:t>
            </w:r>
            <w:r w:rsidR="001E1F75">
              <w:rPr>
                <w:noProof/>
                <w:webHidden/>
              </w:rPr>
              <w:tab/>
            </w:r>
            <w:r w:rsidR="001E1F75">
              <w:rPr>
                <w:noProof/>
                <w:webHidden/>
              </w:rPr>
              <w:fldChar w:fldCharType="begin"/>
            </w:r>
            <w:r w:rsidR="001E1F75">
              <w:rPr>
                <w:noProof/>
                <w:webHidden/>
              </w:rPr>
              <w:instrText xml:space="preserve"> PAGEREF _Toc40266450 \h </w:instrText>
            </w:r>
            <w:r w:rsidR="001E1F75">
              <w:rPr>
                <w:noProof/>
                <w:webHidden/>
              </w:rPr>
            </w:r>
            <w:r w:rsidR="001E1F75">
              <w:rPr>
                <w:noProof/>
                <w:webHidden/>
              </w:rPr>
              <w:fldChar w:fldCharType="separate"/>
            </w:r>
            <w:r w:rsidR="001E1F75">
              <w:rPr>
                <w:noProof/>
                <w:webHidden/>
              </w:rPr>
              <w:t>7</w:t>
            </w:r>
            <w:r w:rsidR="001E1F75">
              <w:rPr>
                <w:noProof/>
                <w:webHidden/>
              </w:rPr>
              <w:fldChar w:fldCharType="end"/>
            </w:r>
          </w:hyperlink>
        </w:p>
        <w:p w14:paraId="661C4BC9" w14:textId="35C3B0A8"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1" w:history="1">
            <w:r w:rsidR="001E1F75" w:rsidRPr="005F07C2">
              <w:rPr>
                <w:rStyle w:val="Hyperlink"/>
                <w:rFonts w:eastAsia="Arial" w:cs="Arial"/>
                <w:noProof/>
              </w:rPr>
              <w:t>5.2.2.</w:t>
            </w:r>
            <w:r w:rsidR="001E1F75">
              <w:rPr>
                <w:rFonts w:asciiTheme="minorHAnsi" w:eastAsiaTheme="minorEastAsia" w:hAnsiTheme="minorHAnsi"/>
                <w:noProof/>
                <w:sz w:val="22"/>
                <w:szCs w:val="22"/>
              </w:rPr>
              <w:tab/>
            </w:r>
            <w:r w:rsidR="001E1F75" w:rsidRPr="005F07C2">
              <w:rPr>
                <w:rStyle w:val="Hyperlink"/>
                <w:noProof/>
              </w:rPr>
              <w:t>Gates</w:t>
            </w:r>
            <w:r w:rsidR="001E1F75">
              <w:rPr>
                <w:noProof/>
                <w:webHidden/>
              </w:rPr>
              <w:tab/>
            </w:r>
            <w:r w:rsidR="001E1F75">
              <w:rPr>
                <w:noProof/>
                <w:webHidden/>
              </w:rPr>
              <w:fldChar w:fldCharType="begin"/>
            </w:r>
            <w:r w:rsidR="001E1F75">
              <w:rPr>
                <w:noProof/>
                <w:webHidden/>
              </w:rPr>
              <w:instrText xml:space="preserve"> PAGEREF _Toc40266451 \h </w:instrText>
            </w:r>
            <w:r w:rsidR="001E1F75">
              <w:rPr>
                <w:noProof/>
                <w:webHidden/>
              </w:rPr>
            </w:r>
            <w:r w:rsidR="001E1F75">
              <w:rPr>
                <w:noProof/>
                <w:webHidden/>
              </w:rPr>
              <w:fldChar w:fldCharType="separate"/>
            </w:r>
            <w:r w:rsidR="001E1F75">
              <w:rPr>
                <w:noProof/>
                <w:webHidden/>
              </w:rPr>
              <w:t>8</w:t>
            </w:r>
            <w:r w:rsidR="001E1F75">
              <w:rPr>
                <w:noProof/>
                <w:webHidden/>
              </w:rPr>
              <w:fldChar w:fldCharType="end"/>
            </w:r>
          </w:hyperlink>
        </w:p>
        <w:p w14:paraId="669444F8" w14:textId="18737F52" w:rsidR="001E1F75" w:rsidRDefault="00F03064">
          <w:pPr>
            <w:pStyle w:val="TOC1"/>
            <w:tabs>
              <w:tab w:val="right" w:leader="dot" w:pos="9350"/>
            </w:tabs>
            <w:rPr>
              <w:rFonts w:asciiTheme="minorHAnsi" w:eastAsiaTheme="minorEastAsia" w:hAnsiTheme="minorHAnsi"/>
              <w:b w:val="0"/>
              <w:bCs w:val="0"/>
              <w:noProof/>
            </w:rPr>
          </w:pPr>
          <w:hyperlink w:anchor="_Toc40266452" w:history="1">
            <w:r w:rsidR="001E1F75" w:rsidRPr="005F07C2">
              <w:rPr>
                <w:rStyle w:val="Hyperlink"/>
                <w:rFonts w:cs="Arial"/>
                <w:noProof/>
              </w:rPr>
              <w:t>6</w:t>
            </w:r>
            <w:r w:rsidR="001E1F75">
              <w:rPr>
                <w:rFonts w:asciiTheme="minorHAnsi" w:eastAsiaTheme="minorEastAsia" w:hAnsiTheme="minorHAnsi"/>
                <w:b w:val="0"/>
                <w:bCs w:val="0"/>
                <w:noProof/>
              </w:rPr>
              <w:tab/>
            </w:r>
            <w:r w:rsidR="001E1F75" w:rsidRPr="005F07C2">
              <w:rPr>
                <w:rStyle w:val="Hyperlink"/>
                <w:noProof/>
                <w:spacing w:val="-47"/>
              </w:rPr>
              <w:t>T</w:t>
            </w:r>
            <w:r w:rsidR="001E1F75" w:rsidRPr="005F07C2">
              <w:rPr>
                <w:rStyle w:val="Hyperlink"/>
                <w:noProof/>
                <w:spacing w:val="-2"/>
              </w:rPr>
              <w:t>a</w:t>
            </w:r>
            <w:r w:rsidR="001E1F75" w:rsidRPr="005F07C2">
              <w:rPr>
                <w:rStyle w:val="Hyperlink"/>
                <w:noProof/>
              </w:rPr>
              <w:t>sks and</w:t>
            </w:r>
            <w:r w:rsidR="001E1F75" w:rsidRPr="005F07C2">
              <w:rPr>
                <w:rStyle w:val="Hyperlink"/>
                <w:noProof/>
                <w:spacing w:val="-22"/>
              </w:rPr>
              <w:t xml:space="preserve"> </w:t>
            </w:r>
            <w:r w:rsidR="001E1F75" w:rsidRPr="005F07C2">
              <w:rPr>
                <w:rStyle w:val="Hyperlink"/>
                <w:noProof/>
              </w:rPr>
              <w:t>A</w:t>
            </w:r>
            <w:r w:rsidR="001E1F75" w:rsidRPr="005F07C2">
              <w:rPr>
                <w:rStyle w:val="Hyperlink"/>
                <w:noProof/>
                <w:spacing w:val="1"/>
              </w:rPr>
              <w:t>c</w:t>
            </w:r>
            <w:r w:rsidR="001E1F75" w:rsidRPr="005F07C2">
              <w:rPr>
                <w:rStyle w:val="Hyperlink"/>
                <w:noProof/>
              </w:rPr>
              <w:t>tivit</w:t>
            </w:r>
            <w:r w:rsidR="001E1F75" w:rsidRPr="005F07C2">
              <w:rPr>
                <w:rStyle w:val="Hyperlink"/>
                <w:noProof/>
                <w:spacing w:val="-2"/>
              </w:rPr>
              <w:t>ie</w:t>
            </w:r>
            <w:r w:rsidR="001E1F75" w:rsidRPr="005F07C2">
              <w:rPr>
                <w:rStyle w:val="Hyperlink"/>
                <w:noProof/>
              </w:rPr>
              <w:t xml:space="preserve">s for </w:t>
            </w:r>
            <w:r w:rsidR="001E1F75" w:rsidRPr="005F07C2">
              <w:rPr>
                <w:rStyle w:val="Hyperlink"/>
                <w:noProof/>
                <w:spacing w:val="-1"/>
              </w:rPr>
              <w:t>Process</w:t>
            </w:r>
            <w:r w:rsidR="001E1F75" w:rsidRPr="005F07C2">
              <w:rPr>
                <w:rStyle w:val="Hyperlink"/>
                <w:noProof/>
                <w:spacing w:val="-20"/>
              </w:rPr>
              <w:t xml:space="preserve"> </w:t>
            </w:r>
            <w:r w:rsidR="001E1F75" w:rsidRPr="005F07C2">
              <w:rPr>
                <w:rStyle w:val="Hyperlink"/>
                <w:noProof/>
                <w:spacing w:val="-1"/>
              </w:rPr>
              <w:t>Areas</w:t>
            </w:r>
            <w:r w:rsidR="001E1F75">
              <w:rPr>
                <w:noProof/>
                <w:webHidden/>
              </w:rPr>
              <w:tab/>
            </w:r>
            <w:r w:rsidR="001E1F75">
              <w:rPr>
                <w:noProof/>
                <w:webHidden/>
              </w:rPr>
              <w:fldChar w:fldCharType="begin"/>
            </w:r>
            <w:r w:rsidR="001E1F75">
              <w:rPr>
                <w:noProof/>
                <w:webHidden/>
              </w:rPr>
              <w:instrText xml:space="preserve"> PAGEREF _Toc40266452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6126CDF6" w14:textId="134E84D4"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53" w:history="1">
            <w:r w:rsidR="001E1F75" w:rsidRPr="005F07C2">
              <w:rPr>
                <w:rStyle w:val="Hyperlink"/>
                <w:rFonts w:cs="Arial"/>
                <w:noProof/>
              </w:rPr>
              <w:t>6.1.</w:t>
            </w:r>
            <w:r w:rsidR="001E1F75">
              <w:rPr>
                <w:rFonts w:asciiTheme="minorHAnsi" w:eastAsiaTheme="minorEastAsia" w:hAnsiTheme="minorHAnsi"/>
                <w:noProof/>
                <w:sz w:val="22"/>
                <w:szCs w:val="22"/>
              </w:rPr>
              <w:tab/>
            </w:r>
            <w:r w:rsidR="001E1F75" w:rsidRPr="005F07C2">
              <w:rPr>
                <w:rStyle w:val="Hyperlink"/>
                <w:noProof/>
                <w:spacing w:val="2"/>
              </w:rPr>
              <w:t xml:space="preserve">Software Development </w:t>
            </w:r>
            <w:r w:rsidR="001E1F75" w:rsidRPr="005F07C2">
              <w:rPr>
                <w:rStyle w:val="Hyperlink"/>
                <w:noProof/>
              </w:rPr>
              <w:t>Activities</w:t>
            </w:r>
            <w:r w:rsidR="001E1F75">
              <w:rPr>
                <w:noProof/>
                <w:webHidden/>
              </w:rPr>
              <w:tab/>
            </w:r>
            <w:r w:rsidR="001E1F75">
              <w:rPr>
                <w:noProof/>
                <w:webHidden/>
              </w:rPr>
              <w:fldChar w:fldCharType="begin"/>
            </w:r>
            <w:r w:rsidR="001E1F75">
              <w:rPr>
                <w:noProof/>
                <w:webHidden/>
              </w:rPr>
              <w:instrText xml:space="preserve"> PAGEREF _Toc40266453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28B8377A" w14:textId="049CAC3E"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4" w:history="1">
            <w:r w:rsidR="001E1F75" w:rsidRPr="005F07C2">
              <w:rPr>
                <w:rStyle w:val="Hyperlink"/>
                <w:noProof/>
              </w:rPr>
              <w:t>6.1.1.</w:t>
            </w:r>
            <w:r w:rsidR="001E1F75">
              <w:rPr>
                <w:rFonts w:asciiTheme="minorHAnsi" w:eastAsiaTheme="minorEastAsia" w:hAnsiTheme="minorHAnsi"/>
                <w:noProof/>
                <w:sz w:val="22"/>
                <w:szCs w:val="22"/>
              </w:rPr>
              <w:tab/>
            </w:r>
            <w:r w:rsidR="001E1F75" w:rsidRPr="005F07C2">
              <w:rPr>
                <w:rStyle w:val="Hyperlink"/>
                <w:noProof/>
              </w:rPr>
              <w:t>Backlog</w:t>
            </w:r>
            <w:r w:rsidR="001E1F75">
              <w:rPr>
                <w:noProof/>
                <w:webHidden/>
              </w:rPr>
              <w:tab/>
            </w:r>
            <w:r w:rsidR="001E1F75">
              <w:rPr>
                <w:noProof/>
                <w:webHidden/>
              </w:rPr>
              <w:fldChar w:fldCharType="begin"/>
            </w:r>
            <w:r w:rsidR="001E1F75">
              <w:rPr>
                <w:noProof/>
                <w:webHidden/>
              </w:rPr>
              <w:instrText xml:space="preserve"> PAGEREF _Toc40266454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3E350662" w14:textId="482F05DB"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5" w:history="1">
            <w:r w:rsidR="001E1F75" w:rsidRPr="005F07C2">
              <w:rPr>
                <w:rStyle w:val="Hyperlink"/>
                <w:noProof/>
              </w:rPr>
              <w:t>6.1.2.</w:t>
            </w:r>
            <w:r w:rsidR="001E1F75">
              <w:rPr>
                <w:rFonts w:asciiTheme="minorHAnsi" w:eastAsiaTheme="minorEastAsia" w:hAnsiTheme="minorHAnsi"/>
                <w:noProof/>
                <w:sz w:val="22"/>
                <w:szCs w:val="22"/>
              </w:rPr>
              <w:tab/>
            </w:r>
            <w:r w:rsidR="001E1F75" w:rsidRPr="005F07C2">
              <w:rPr>
                <w:rStyle w:val="Hyperlink"/>
                <w:noProof/>
              </w:rPr>
              <w:t>Selected for Development</w:t>
            </w:r>
            <w:r w:rsidR="001E1F75">
              <w:rPr>
                <w:noProof/>
                <w:webHidden/>
              </w:rPr>
              <w:tab/>
            </w:r>
            <w:r w:rsidR="001E1F75">
              <w:rPr>
                <w:noProof/>
                <w:webHidden/>
              </w:rPr>
              <w:fldChar w:fldCharType="begin"/>
            </w:r>
            <w:r w:rsidR="001E1F75">
              <w:rPr>
                <w:noProof/>
                <w:webHidden/>
              </w:rPr>
              <w:instrText xml:space="preserve"> PAGEREF _Toc40266455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1342A6E2" w14:textId="4106130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6" w:history="1">
            <w:r w:rsidR="001E1F75" w:rsidRPr="005F07C2">
              <w:rPr>
                <w:rStyle w:val="Hyperlink"/>
                <w:noProof/>
              </w:rPr>
              <w:t>6.1.3.</w:t>
            </w:r>
            <w:r w:rsidR="001E1F75">
              <w:rPr>
                <w:rFonts w:asciiTheme="minorHAnsi" w:eastAsiaTheme="minorEastAsia" w:hAnsiTheme="minorHAnsi"/>
                <w:noProof/>
                <w:sz w:val="22"/>
                <w:szCs w:val="22"/>
              </w:rPr>
              <w:tab/>
            </w:r>
            <w:r w:rsidR="001E1F75" w:rsidRPr="005F07C2">
              <w:rPr>
                <w:rStyle w:val="Hyperlink"/>
                <w:noProof/>
              </w:rPr>
              <w:t>In Progress</w:t>
            </w:r>
            <w:r w:rsidR="001E1F75">
              <w:rPr>
                <w:noProof/>
                <w:webHidden/>
              </w:rPr>
              <w:tab/>
            </w:r>
            <w:r w:rsidR="001E1F75">
              <w:rPr>
                <w:noProof/>
                <w:webHidden/>
              </w:rPr>
              <w:fldChar w:fldCharType="begin"/>
            </w:r>
            <w:r w:rsidR="001E1F75">
              <w:rPr>
                <w:noProof/>
                <w:webHidden/>
              </w:rPr>
              <w:instrText xml:space="preserve"> PAGEREF _Toc40266456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7F08F84D" w14:textId="29AC8DFA"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7" w:history="1">
            <w:r w:rsidR="001E1F75" w:rsidRPr="005F07C2">
              <w:rPr>
                <w:rStyle w:val="Hyperlink"/>
                <w:noProof/>
              </w:rPr>
              <w:t>6.1.4.</w:t>
            </w:r>
            <w:r w:rsidR="001E1F75">
              <w:rPr>
                <w:rFonts w:asciiTheme="minorHAnsi" w:eastAsiaTheme="minorEastAsia" w:hAnsiTheme="minorHAnsi"/>
                <w:noProof/>
                <w:sz w:val="22"/>
                <w:szCs w:val="22"/>
              </w:rPr>
              <w:tab/>
            </w:r>
            <w:r w:rsidR="001E1F75" w:rsidRPr="005F07C2">
              <w:rPr>
                <w:rStyle w:val="Hyperlink"/>
                <w:noProof/>
              </w:rPr>
              <w:t>Done</w:t>
            </w:r>
            <w:r w:rsidR="001E1F75">
              <w:rPr>
                <w:noProof/>
                <w:webHidden/>
              </w:rPr>
              <w:tab/>
            </w:r>
            <w:r w:rsidR="001E1F75">
              <w:rPr>
                <w:noProof/>
                <w:webHidden/>
              </w:rPr>
              <w:fldChar w:fldCharType="begin"/>
            </w:r>
            <w:r w:rsidR="001E1F75">
              <w:rPr>
                <w:noProof/>
                <w:webHidden/>
              </w:rPr>
              <w:instrText xml:space="preserve"> PAGEREF _Toc40266457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162A97C3" w14:textId="209BC0E0"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8" w:history="1">
            <w:r w:rsidR="001E1F75" w:rsidRPr="005F07C2">
              <w:rPr>
                <w:rStyle w:val="Hyperlink"/>
                <w:noProof/>
              </w:rPr>
              <w:t>6.1.5.</w:t>
            </w:r>
            <w:r w:rsidR="001E1F75">
              <w:rPr>
                <w:rFonts w:asciiTheme="minorHAnsi" w:eastAsiaTheme="minorEastAsia" w:hAnsiTheme="minorHAnsi"/>
                <w:noProof/>
                <w:sz w:val="22"/>
                <w:szCs w:val="22"/>
              </w:rPr>
              <w:tab/>
            </w:r>
            <w:r w:rsidR="001E1F75" w:rsidRPr="005F07C2">
              <w:rPr>
                <w:rStyle w:val="Hyperlink"/>
                <w:noProof/>
              </w:rPr>
              <w:t>Accepted</w:t>
            </w:r>
            <w:r w:rsidR="001E1F75">
              <w:rPr>
                <w:noProof/>
                <w:webHidden/>
              </w:rPr>
              <w:tab/>
            </w:r>
            <w:r w:rsidR="001E1F75">
              <w:rPr>
                <w:noProof/>
                <w:webHidden/>
              </w:rPr>
              <w:fldChar w:fldCharType="begin"/>
            </w:r>
            <w:r w:rsidR="001E1F75">
              <w:rPr>
                <w:noProof/>
                <w:webHidden/>
              </w:rPr>
              <w:instrText xml:space="preserve"> PAGEREF _Toc40266458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7B0CDBFE" w14:textId="414C30C1"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9" w:history="1">
            <w:r w:rsidR="001E1F75" w:rsidRPr="005F07C2">
              <w:rPr>
                <w:rStyle w:val="Hyperlink"/>
                <w:noProof/>
              </w:rPr>
              <w:t>6.1.6.</w:t>
            </w:r>
            <w:r w:rsidR="001E1F75">
              <w:rPr>
                <w:rFonts w:asciiTheme="minorHAnsi" w:eastAsiaTheme="minorEastAsia" w:hAnsiTheme="minorHAnsi"/>
                <w:noProof/>
                <w:sz w:val="22"/>
                <w:szCs w:val="22"/>
              </w:rPr>
              <w:tab/>
            </w:r>
            <w:r w:rsidR="001E1F75" w:rsidRPr="005F07C2">
              <w:rPr>
                <w:rStyle w:val="Hyperlink"/>
                <w:noProof/>
              </w:rPr>
              <w:t>Release</w:t>
            </w:r>
            <w:r w:rsidR="001E1F75">
              <w:rPr>
                <w:noProof/>
                <w:webHidden/>
              </w:rPr>
              <w:tab/>
            </w:r>
            <w:r w:rsidR="001E1F75">
              <w:rPr>
                <w:noProof/>
                <w:webHidden/>
              </w:rPr>
              <w:fldChar w:fldCharType="begin"/>
            </w:r>
            <w:r w:rsidR="001E1F75">
              <w:rPr>
                <w:noProof/>
                <w:webHidden/>
              </w:rPr>
              <w:instrText xml:space="preserve"> PAGEREF _Toc40266459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37609C68" w14:textId="1956BB41"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0" w:history="1">
            <w:r w:rsidR="001E1F75" w:rsidRPr="005F07C2">
              <w:rPr>
                <w:rStyle w:val="Hyperlink"/>
                <w:noProof/>
              </w:rPr>
              <w:t>6.1.7.</w:t>
            </w:r>
            <w:r w:rsidR="001E1F75">
              <w:rPr>
                <w:rFonts w:asciiTheme="minorHAnsi" w:eastAsiaTheme="minorEastAsia" w:hAnsiTheme="minorHAnsi"/>
                <w:noProof/>
                <w:sz w:val="22"/>
                <w:szCs w:val="22"/>
              </w:rPr>
              <w:tab/>
            </w:r>
            <w:r w:rsidR="001E1F75" w:rsidRPr="005F07C2">
              <w:rPr>
                <w:rStyle w:val="Hyperlink"/>
                <w:noProof/>
              </w:rPr>
              <w:t>Sustain</w:t>
            </w:r>
            <w:r w:rsidR="001E1F75">
              <w:rPr>
                <w:noProof/>
                <w:webHidden/>
              </w:rPr>
              <w:tab/>
            </w:r>
            <w:r w:rsidR="001E1F75">
              <w:rPr>
                <w:noProof/>
                <w:webHidden/>
              </w:rPr>
              <w:fldChar w:fldCharType="begin"/>
            </w:r>
            <w:r w:rsidR="001E1F75">
              <w:rPr>
                <w:noProof/>
                <w:webHidden/>
              </w:rPr>
              <w:instrText xml:space="preserve"> PAGEREF _Toc40266460 \h </w:instrText>
            </w:r>
            <w:r w:rsidR="001E1F75">
              <w:rPr>
                <w:noProof/>
                <w:webHidden/>
              </w:rPr>
            </w:r>
            <w:r w:rsidR="001E1F75">
              <w:rPr>
                <w:noProof/>
                <w:webHidden/>
              </w:rPr>
              <w:fldChar w:fldCharType="separate"/>
            </w:r>
            <w:r w:rsidR="001E1F75">
              <w:rPr>
                <w:noProof/>
                <w:webHidden/>
              </w:rPr>
              <w:t>10</w:t>
            </w:r>
            <w:r w:rsidR="001E1F75">
              <w:rPr>
                <w:noProof/>
                <w:webHidden/>
              </w:rPr>
              <w:fldChar w:fldCharType="end"/>
            </w:r>
          </w:hyperlink>
        </w:p>
        <w:p w14:paraId="105D0273" w14:textId="266F94A6"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1" w:history="1">
            <w:r w:rsidR="001E1F75" w:rsidRPr="005F07C2">
              <w:rPr>
                <w:rStyle w:val="Hyperlink"/>
                <w:noProof/>
              </w:rPr>
              <w:t>6.1.8.</w:t>
            </w:r>
            <w:r w:rsidR="001E1F75">
              <w:rPr>
                <w:rFonts w:asciiTheme="minorHAnsi" w:eastAsiaTheme="minorEastAsia" w:hAnsiTheme="minorHAnsi"/>
                <w:noProof/>
                <w:sz w:val="22"/>
                <w:szCs w:val="22"/>
              </w:rPr>
              <w:tab/>
            </w:r>
            <w:r w:rsidR="001E1F75" w:rsidRPr="005F07C2">
              <w:rPr>
                <w:rStyle w:val="Hyperlink"/>
                <w:noProof/>
              </w:rPr>
              <w:t>Security</w:t>
            </w:r>
            <w:r w:rsidR="001E1F75">
              <w:rPr>
                <w:noProof/>
                <w:webHidden/>
              </w:rPr>
              <w:tab/>
            </w:r>
            <w:r w:rsidR="001E1F75">
              <w:rPr>
                <w:noProof/>
                <w:webHidden/>
              </w:rPr>
              <w:fldChar w:fldCharType="begin"/>
            </w:r>
            <w:r w:rsidR="001E1F75">
              <w:rPr>
                <w:noProof/>
                <w:webHidden/>
              </w:rPr>
              <w:instrText xml:space="preserve"> PAGEREF _Toc40266461 \h </w:instrText>
            </w:r>
            <w:r w:rsidR="001E1F75">
              <w:rPr>
                <w:noProof/>
                <w:webHidden/>
              </w:rPr>
            </w:r>
            <w:r w:rsidR="001E1F75">
              <w:rPr>
                <w:noProof/>
                <w:webHidden/>
              </w:rPr>
              <w:fldChar w:fldCharType="separate"/>
            </w:r>
            <w:r w:rsidR="001E1F75">
              <w:rPr>
                <w:noProof/>
                <w:webHidden/>
              </w:rPr>
              <w:t>10</w:t>
            </w:r>
            <w:r w:rsidR="001E1F75">
              <w:rPr>
                <w:noProof/>
                <w:webHidden/>
              </w:rPr>
              <w:fldChar w:fldCharType="end"/>
            </w:r>
          </w:hyperlink>
        </w:p>
        <w:p w14:paraId="5B339FE3" w14:textId="545A23F4"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62" w:history="1">
            <w:r w:rsidR="001E1F75" w:rsidRPr="005F07C2">
              <w:rPr>
                <w:rStyle w:val="Hyperlink"/>
                <w:noProof/>
                <w:spacing w:val="-2"/>
              </w:rPr>
              <w:t>6.2.</w:t>
            </w:r>
            <w:r w:rsidR="001E1F75">
              <w:rPr>
                <w:rFonts w:asciiTheme="minorHAnsi" w:eastAsiaTheme="minorEastAsia" w:hAnsiTheme="minorHAnsi"/>
                <w:noProof/>
                <w:sz w:val="22"/>
                <w:szCs w:val="22"/>
              </w:rPr>
              <w:tab/>
            </w:r>
            <w:r w:rsidR="001E1F75" w:rsidRPr="005F07C2">
              <w:rPr>
                <w:rStyle w:val="Hyperlink"/>
                <w:noProof/>
              </w:rPr>
              <w:t>Requirements</w:t>
            </w:r>
            <w:r w:rsidR="001E1F75" w:rsidRPr="005F07C2">
              <w:rPr>
                <w:rStyle w:val="Hyperlink"/>
                <w:noProof/>
                <w:spacing w:val="-4"/>
              </w:rPr>
              <w:t xml:space="preserve"> </w:t>
            </w:r>
            <w:r w:rsidR="001E1F75" w:rsidRPr="005F07C2">
              <w:rPr>
                <w:rStyle w:val="Hyperlink"/>
                <w:noProof/>
                <w:spacing w:val="-2"/>
              </w:rPr>
              <w:t>Management Process</w:t>
            </w:r>
            <w:r w:rsidR="001E1F75">
              <w:rPr>
                <w:noProof/>
                <w:webHidden/>
              </w:rPr>
              <w:tab/>
            </w:r>
            <w:r w:rsidR="001E1F75">
              <w:rPr>
                <w:noProof/>
                <w:webHidden/>
              </w:rPr>
              <w:fldChar w:fldCharType="begin"/>
            </w:r>
            <w:r w:rsidR="001E1F75">
              <w:rPr>
                <w:noProof/>
                <w:webHidden/>
              </w:rPr>
              <w:instrText xml:space="preserve"> PAGEREF _Toc40266462 \h </w:instrText>
            </w:r>
            <w:r w:rsidR="001E1F75">
              <w:rPr>
                <w:noProof/>
                <w:webHidden/>
              </w:rPr>
            </w:r>
            <w:r w:rsidR="001E1F75">
              <w:rPr>
                <w:noProof/>
                <w:webHidden/>
              </w:rPr>
              <w:fldChar w:fldCharType="separate"/>
            </w:r>
            <w:r w:rsidR="001E1F75">
              <w:rPr>
                <w:noProof/>
                <w:webHidden/>
              </w:rPr>
              <w:t>10</w:t>
            </w:r>
            <w:r w:rsidR="001E1F75">
              <w:rPr>
                <w:noProof/>
                <w:webHidden/>
              </w:rPr>
              <w:fldChar w:fldCharType="end"/>
            </w:r>
          </w:hyperlink>
        </w:p>
        <w:p w14:paraId="6689A473" w14:textId="758CAF33"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3" w:history="1">
            <w:r w:rsidR="001E1F75" w:rsidRPr="005F07C2">
              <w:rPr>
                <w:rStyle w:val="Hyperlink"/>
                <w:rFonts w:eastAsia="Arial" w:cs="Arial"/>
                <w:noProof/>
              </w:rPr>
              <w:t>6.2.1.</w:t>
            </w:r>
            <w:r w:rsidR="001E1F75">
              <w:rPr>
                <w:rFonts w:asciiTheme="minorHAnsi" w:eastAsiaTheme="minorEastAsia" w:hAnsiTheme="minorHAnsi"/>
                <w:noProof/>
                <w:sz w:val="22"/>
                <w:szCs w:val="22"/>
              </w:rPr>
              <w:tab/>
            </w:r>
            <w:r w:rsidR="001E1F75" w:rsidRPr="005F07C2">
              <w:rPr>
                <w:rStyle w:val="Hyperlink"/>
                <w:noProof/>
              </w:rPr>
              <w:t>Requirements</w:t>
            </w:r>
            <w:r w:rsidR="001E1F75" w:rsidRPr="005F07C2">
              <w:rPr>
                <w:rStyle w:val="Hyperlink"/>
                <w:noProof/>
                <w:spacing w:val="-2"/>
              </w:rPr>
              <w:t xml:space="preserve"> </w:t>
            </w:r>
            <w:r w:rsidR="001E1F75" w:rsidRPr="005F07C2">
              <w:rPr>
                <w:rStyle w:val="Hyperlink"/>
                <w:noProof/>
              </w:rPr>
              <w:t xml:space="preserve">Management </w:t>
            </w:r>
            <w:r w:rsidR="001E1F75" w:rsidRPr="005F07C2">
              <w:rPr>
                <w:rStyle w:val="Hyperlink"/>
                <w:noProof/>
                <w:spacing w:val="-2"/>
              </w:rPr>
              <w:t>Overview</w:t>
            </w:r>
            <w:r w:rsidR="001E1F75">
              <w:rPr>
                <w:noProof/>
                <w:webHidden/>
              </w:rPr>
              <w:tab/>
            </w:r>
            <w:r w:rsidR="001E1F75">
              <w:rPr>
                <w:noProof/>
                <w:webHidden/>
              </w:rPr>
              <w:fldChar w:fldCharType="begin"/>
            </w:r>
            <w:r w:rsidR="001E1F75">
              <w:rPr>
                <w:noProof/>
                <w:webHidden/>
              </w:rPr>
              <w:instrText xml:space="preserve"> PAGEREF _Toc40266463 \h </w:instrText>
            </w:r>
            <w:r w:rsidR="001E1F75">
              <w:rPr>
                <w:noProof/>
                <w:webHidden/>
              </w:rPr>
            </w:r>
            <w:r w:rsidR="001E1F75">
              <w:rPr>
                <w:noProof/>
                <w:webHidden/>
              </w:rPr>
              <w:fldChar w:fldCharType="separate"/>
            </w:r>
            <w:r w:rsidR="001E1F75">
              <w:rPr>
                <w:noProof/>
                <w:webHidden/>
              </w:rPr>
              <w:t>10</w:t>
            </w:r>
            <w:r w:rsidR="001E1F75">
              <w:rPr>
                <w:noProof/>
                <w:webHidden/>
              </w:rPr>
              <w:fldChar w:fldCharType="end"/>
            </w:r>
          </w:hyperlink>
        </w:p>
        <w:p w14:paraId="4976B993" w14:textId="2B72114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4" w:history="1">
            <w:r w:rsidR="001E1F75" w:rsidRPr="005F07C2">
              <w:rPr>
                <w:rStyle w:val="Hyperlink"/>
                <w:rFonts w:eastAsia="Arial" w:cs="Arial"/>
                <w:noProof/>
              </w:rPr>
              <w:t>6.2.2.</w:t>
            </w:r>
            <w:r w:rsidR="001E1F75">
              <w:rPr>
                <w:rFonts w:asciiTheme="minorHAnsi" w:eastAsiaTheme="minorEastAsia" w:hAnsiTheme="minorHAnsi"/>
                <w:noProof/>
                <w:sz w:val="22"/>
                <w:szCs w:val="22"/>
              </w:rPr>
              <w:tab/>
            </w:r>
            <w:r w:rsidR="001E1F75" w:rsidRPr="005F07C2">
              <w:rPr>
                <w:rStyle w:val="Hyperlink"/>
                <w:noProof/>
              </w:rPr>
              <w:t>Capturing</w:t>
            </w:r>
            <w:r w:rsidR="001E1F75" w:rsidRPr="005F07C2">
              <w:rPr>
                <w:rStyle w:val="Hyperlink"/>
                <w:noProof/>
                <w:spacing w:val="-3"/>
              </w:rPr>
              <w:t xml:space="preserve"> </w:t>
            </w:r>
            <w:r w:rsidR="001E1F75" w:rsidRPr="005F07C2">
              <w:rPr>
                <w:rStyle w:val="Hyperlink"/>
                <w:noProof/>
              </w:rPr>
              <w:t>Requirements</w:t>
            </w:r>
            <w:r w:rsidR="001E1F75">
              <w:rPr>
                <w:noProof/>
                <w:webHidden/>
              </w:rPr>
              <w:tab/>
            </w:r>
            <w:r w:rsidR="001E1F75">
              <w:rPr>
                <w:noProof/>
                <w:webHidden/>
              </w:rPr>
              <w:fldChar w:fldCharType="begin"/>
            </w:r>
            <w:r w:rsidR="001E1F75">
              <w:rPr>
                <w:noProof/>
                <w:webHidden/>
              </w:rPr>
              <w:instrText xml:space="preserve"> PAGEREF _Toc40266464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6ABA2886" w14:textId="56326FD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5" w:history="1">
            <w:r w:rsidR="001E1F75" w:rsidRPr="005F07C2">
              <w:rPr>
                <w:rStyle w:val="Hyperlink"/>
                <w:rFonts w:eastAsia="Arial" w:cs="Arial"/>
                <w:noProof/>
              </w:rPr>
              <w:t>6.2.3.</w:t>
            </w:r>
            <w:r w:rsidR="001E1F75">
              <w:rPr>
                <w:rFonts w:asciiTheme="minorHAnsi" w:eastAsiaTheme="minorEastAsia" w:hAnsiTheme="minorHAnsi"/>
                <w:noProof/>
                <w:sz w:val="22"/>
                <w:szCs w:val="22"/>
              </w:rPr>
              <w:tab/>
            </w:r>
            <w:r w:rsidR="001E1F75" w:rsidRPr="005F07C2">
              <w:rPr>
                <w:rStyle w:val="Hyperlink"/>
                <w:noProof/>
                <w:spacing w:val="-1"/>
              </w:rPr>
              <w:t>Defining</w:t>
            </w:r>
            <w:r w:rsidR="001E1F75" w:rsidRPr="005F07C2">
              <w:rPr>
                <w:rStyle w:val="Hyperlink"/>
                <w:noProof/>
              </w:rPr>
              <w:t xml:space="preserve"> Requirements (Backlog/Selected for Development)</w:t>
            </w:r>
            <w:r w:rsidR="001E1F75">
              <w:rPr>
                <w:noProof/>
                <w:webHidden/>
              </w:rPr>
              <w:tab/>
            </w:r>
            <w:r w:rsidR="001E1F75">
              <w:rPr>
                <w:noProof/>
                <w:webHidden/>
              </w:rPr>
              <w:fldChar w:fldCharType="begin"/>
            </w:r>
            <w:r w:rsidR="001E1F75">
              <w:rPr>
                <w:noProof/>
                <w:webHidden/>
              </w:rPr>
              <w:instrText xml:space="preserve"> PAGEREF _Toc40266465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02B17AA5" w14:textId="21956FE1"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6" w:history="1">
            <w:r w:rsidR="001E1F75" w:rsidRPr="005F07C2">
              <w:rPr>
                <w:rStyle w:val="Hyperlink"/>
                <w:rFonts w:eastAsia="Arial" w:cs="Arial"/>
                <w:noProof/>
              </w:rPr>
              <w:t>6.2.4.</w:t>
            </w:r>
            <w:r w:rsidR="001E1F75">
              <w:rPr>
                <w:rFonts w:asciiTheme="minorHAnsi" w:eastAsiaTheme="minorEastAsia" w:hAnsiTheme="minorHAnsi"/>
                <w:noProof/>
                <w:sz w:val="22"/>
                <w:szCs w:val="22"/>
              </w:rPr>
              <w:tab/>
            </w:r>
            <w:r w:rsidR="001E1F75" w:rsidRPr="005F07C2">
              <w:rPr>
                <w:rStyle w:val="Hyperlink"/>
                <w:noProof/>
                <w:spacing w:val="-1"/>
              </w:rPr>
              <w:t>Developing</w:t>
            </w:r>
            <w:r w:rsidR="001E1F75" w:rsidRPr="005F07C2">
              <w:rPr>
                <w:rStyle w:val="Hyperlink"/>
                <w:noProof/>
              </w:rPr>
              <w:t xml:space="preserve"> Requirements (In Progress)</w:t>
            </w:r>
            <w:r w:rsidR="001E1F75">
              <w:rPr>
                <w:noProof/>
                <w:webHidden/>
              </w:rPr>
              <w:tab/>
            </w:r>
            <w:r w:rsidR="001E1F75">
              <w:rPr>
                <w:noProof/>
                <w:webHidden/>
              </w:rPr>
              <w:fldChar w:fldCharType="begin"/>
            </w:r>
            <w:r w:rsidR="001E1F75">
              <w:rPr>
                <w:noProof/>
                <w:webHidden/>
              </w:rPr>
              <w:instrText xml:space="preserve"> PAGEREF _Toc40266466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6DBAB6DF" w14:textId="10E0E478"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7" w:history="1">
            <w:r w:rsidR="001E1F75" w:rsidRPr="005F07C2">
              <w:rPr>
                <w:rStyle w:val="Hyperlink"/>
                <w:rFonts w:eastAsia="Arial" w:cs="Arial"/>
                <w:noProof/>
              </w:rPr>
              <w:t>6.2.5.</w:t>
            </w:r>
            <w:r w:rsidR="001E1F75">
              <w:rPr>
                <w:rFonts w:asciiTheme="minorHAnsi" w:eastAsiaTheme="minorEastAsia" w:hAnsiTheme="minorHAnsi"/>
                <w:noProof/>
                <w:sz w:val="22"/>
                <w:szCs w:val="22"/>
              </w:rPr>
              <w:tab/>
            </w:r>
            <w:r w:rsidR="001E1F75" w:rsidRPr="005F07C2">
              <w:rPr>
                <w:rStyle w:val="Hyperlink"/>
                <w:noProof/>
              </w:rPr>
              <w:t>Completing</w:t>
            </w:r>
            <w:r w:rsidR="001E1F75" w:rsidRPr="005F07C2">
              <w:rPr>
                <w:rStyle w:val="Hyperlink"/>
                <w:noProof/>
                <w:spacing w:val="-2"/>
              </w:rPr>
              <w:t xml:space="preserve"> </w:t>
            </w:r>
            <w:r w:rsidR="001E1F75" w:rsidRPr="005F07C2">
              <w:rPr>
                <w:rStyle w:val="Hyperlink"/>
                <w:noProof/>
              </w:rPr>
              <w:t>Requirements (Done)</w:t>
            </w:r>
            <w:r w:rsidR="001E1F75">
              <w:rPr>
                <w:noProof/>
                <w:webHidden/>
              </w:rPr>
              <w:tab/>
            </w:r>
            <w:r w:rsidR="001E1F75">
              <w:rPr>
                <w:noProof/>
                <w:webHidden/>
              </w:rPr>
              <w:fldChar w:fldCharType="begin"/>
            </w:r>
            <w:r w:rsidR="001E1F75">
              <w:rPr>
                <w:noProof/>
                <w:webHidden/>
              </w:rPr>
              <w:instrText xml:space="preserve"> PAGEREF _Toc40266467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2F068C4A" w14:textId="494EAACF"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8" w:history="1">
            <w:r w:rsidR="001E1F75" w:rsidRPr="005F07C2">
              <w:rPr>
                <w:rStyle w:val="Hyperlink"/>
                <w:rFonts w:eastAsia="Arial" w:cs="Arial"/>
                <w:noProof/>
              </w:rPr>
              <w:t>6.2.6.</w:t>
            </w:r>
            <w:r w:rsidR="001E1F75">
              <w:rPr>
                <w:rFonts w:asciiTheme="minorHAnsi" w:eastAsiaTheme="minorEastAsia" w:hAnsiTheme="minorHAnsi"/>
                <w:noProof/>
                <w:sz w:val="22"/>
                <w:szCs w:val="22"/>
              </w:rPr>
              <w:tab/>
            </w:r>
            <w:r w:rsidR="001E1F75" w:rsidRPr="005F07C2">
              <w:rPr>
                <w:rStyle w:val="Hyperlink"/>
                <w:noProof/>
                <w:spacing w:val="-1"/>
              </w:rPr>
              <w:t>Declaring</w:t>
            </w:r>
            <w:r w:rsidR="001E1F75" w:rsidRPr="005F07C2">
              <w:rPr>
                <w:rStyle w:val="Hyperlink"/>
                <w:noProof/>
                <w:spacing w:val="-3"/>
              </w:rPr>
              <w:t xml:space="preserve"> </w:t>
            </w:r>
            <w:r w:rsidR="001E1F75" w:rsidRPr="005F07C2">
              <w:rPr>
                <w:rStyle w:val="Hyperlink"/>
                <w:noProof/>
                <w:spacing w:val="-1"/>
              </w:rPr>
              <w:t>Requirements</w:t>
            </w:r>
            <w:r w:rsidR="001E1F75" w:rsidRPr="005F07C2">
              <w:rPr>
                <w:rStyle w:val="Hyperlink"/>
                <w:noProof/>
              </w:rPr>
              <w:t xml:space="preserve"> </w:t>
            </w:r>
            <w:r w:rsidR="001E1F75" w:rsidRPr="005F07C2">
              <w:rPr>
                <w:rStyle w:val="Hyperlink"/>
                <w:noProof/>
                <w:spacing w:val="-1"/>
              </w:rPr>
              <w:t>Accepted (Accepted)</w:t>
            </w:r>
            <w:r w:rsidR="001E1F75">
              <w:rPr>
                <w:noProof/>
                <w:webHidden/>
              </w:rPr>
              <w:tab/>
            </w:r>
            <w:r w:rsidR="001E1F75">
              <w:rPr>
                <w:noProof/>
                <w:webHidden/>
              </w:rPr>
              <w:fldChar w:fldCharType="begin"/>
            </w:r>
            <w:r w:rsidR="001E1F75">
              <w:rPr>
                <w:noProof/>
                <w:webHidden/>
              </w:rPr>
              <w:instrText xml:space="preserve"> PAGEREF _Toc40266468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2940C66E" w14:textId="42FC4D02"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9" w:history="1">
            <w:r w:rsidR="001E1F75" w:rsidRPr="005F07C2">
              <w:rPr>
                <w:rStyle w:val="Hyperlink"/>
                <w:rFonts w:eastAsia="Arial" w:cs="Arial"/>
                <w:noProof/>
              </w:rPr>
              <w:t>6.2.7.</w:t>
            </w:r>
            <w:r w:rsidR="001E1F75">
              <w:rPr>
                <w:rFonts w:asciiTheme="minorHAnsi" w:eastAsiaTheme="minorEastAsia" w:hAnsiTheme="minorHAnsi"/>
                <w:noProof/>
                <w:sz w:val="22"/>
                <w:szCs w:val="22"/>
              </w:rPr>
              <w:tab/>
            </w:r>
            <w:r w:rsidR="001E1F75" w:rsidRPr="005F07C2">
              <w:rPr>
                <w:rStyle w:val="Hyperlink"/>
                <w:noProof/>
                <w:spacing w:val="-1"/>
              </w:rPr>
              <w:t>Withdrawing</w:t>
            </w:r>
            <w:r w:rsidR="001E1F75" w:rsidRPr="005F07C2">
              <w:rPr>
                <w:rStyle w:val="Hyperlink"/>
                <w:noProof/>
              </w:rPr>
              <w:t xml:space="preserve"> Requirements</w:t>
            </w:r>
            <w:r w:rsidR="001E1F75">
              <w:rPr>
                <w:noProof/>
                <w:webHidden/>
              </w:rPr>
              <w:tab/>
            </w:r>
            <w:r w:rsidR="001E1F75">
              <w:rPr>
                <w:noProof/>
                <w:webHidden/>
              </w:rPr>
              <w:fldChar w:fldCharType="begin"/>
            </w:r>
            <w:r w:rsidR="001E1F75">
              <w:rPr>
                <w:noProof/>
                <w:webHidden/>
              </w:rPr>
              <w:instrText xml:space="preserve"> PAGEREF _Toc40266469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350931BE" w14:textId="50C397B2"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70" w:history="1">
            <w:r w:rsidR="001E1F75" w:rsidRPr="005F07C2">
              <w:rPr>
                <w:rStyle w:val="Hyperlink"/>
                <w:rFonts w:cs="Arial"/>
                <w:noProof/>
              </w:rPr>
              <w:t>6.3.</w:t>
            </w:r>
            <w:r w:rsidR="001E1F75">
              <w:rPr>
                <w:rFonts w:asciiTheme="minorHAnsi" w:eastAsiaTheme="minorEastAsia" w:hAnsiTheme="minorHAnsi"/>
                <w:noProof/>
                <w:sz w:val="22"/>
                <w:szCs w:val="22"/>
              </w:rPr>
              <w:tab/>
            </w:r>
            <w:r w:rsidR="001E1F75" w:rsidRPr="005F07C2">
              <w:rPr>
                <w:rStyle w:val="Hyperlink"/>
                <w:noProof/>
              </w:rPr>
              <w:t>Requirement</w:t>
            </w:r>
            <w:r w:rsidR="001E1F75" w:rsidRPr="005F07C2">
              <w:rPr>
                <w:rStyle w:val="Hyperlink"/>
                <w:noProof/>
                <w:spacing w:val="1"/>
              </w:rPr>
              <w:t xml:space="preserve"> </w:t>
            </w:r>
            <w:r w:rsidR="001E1F75" w:rsidRPr="005F07C2">
              <w:rPr>
                <w:rStyle w:val="Hyperlink"/>
                <w:noProof/>
              </w:rPr>
              <w:t xml:space="preserve">Change </w:t>
            </w:r>
            <w:r w:rsidR="001E1F75" w:rsidRPr="005F07C2">
              <w:rPr>
                <w:rStyle w:val="Hyperlink"/>
                <w:noProof/>
                <w:spacing w:val="-1"/>
              </w:rPr>
              <w:t>Management</w:t>
            </w:r>
            <w:r w:rsidR="001E1F75">
              <w:rPr>
                <w:noProof/>
                <w:webHidden/>
              </w:rPr>
              <w:tab/>
            </w:r>
            <w:r w:rsidR="001E1F75">
              <w:rPr>
                <w:noProof/>
                <w:webHidden/>
              </w:rPr>
              <w:fldChar w:fldCharType="begin"/>
            </w:r>
            <w:r w:rsidR="001E1F75">
              <w:rPr>
                <w:noProof/>
                <w:webHidden/>
              </w:rPr>
              <w:instrText xml:space="preserve"> PAGEREF _Toc40266470 \h </w:instrText>
            </w:r>
            <w:r w:rsidR="001E1F75">
              <w:rPr>
                <w:noProof/>
                <w:webHidden/>
              </w:rPr>
            </w:r>
            <w:r w:rsidR="001E1F75">
              <w:rPr>
                <w:noProof/>
                <w:webHidden/>
              </w:rPr>
              <w:fldChar w:fldCharType="separate"/>
            </w:r>
            <w:r w:rsidR="001E1F75">
              <w:rPr>
                <w:noProof/>
                <w:webHidden/>
              </w:rPr>
              <w:t>12</w:t>
            </w:r>
            <w:r w:rsidR="001E1F75">
              <w:rPr>
                <w:noProof/>
                <w:webHidden/>
              </w:rPr>
              <w:fldChar w:fldCharType="end"/>
            </w:r>
          </w:hyperlink>
        </w:p>
        <w:p w14:paraId="3CC62050" w14:textId="601846DB"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71" w:history="1">
            <w:r w:rsidR="001E1F75" w:rsidRPr="005F07C2">
              <w:rPr>
                <w:rStyle w:val="Hyperlink"/>
                <w:rFonts w:cs="Arial"/>
                <w:noProof/>
              </w:rPr>
              <w:t>6.4.</w:t>
            </w:r>
            <w:r w:rsidR="001E1F75">
              <w:rPr>
                <w:rFonts w:asciiTheme="minorHAnsi" w:eastAsiaTheme="minorEastAsia" w:hAnsiTheme="minorHAnsi"/>
                <w:noProof/>
                <w:sz w:val="22"/>
                <w:szCs w:val="22"/>
              </w:rPr>
              <w:tab/>
            </w:r>
            <w:r w:rsidR="001E1F75" w:rsidRPr="005F07C2">
              <w:rPr>
                <w:rStyle w:val="Hyperlink"/>
                <w:noProof/>
                <w:spacing w:val="-1"/>
              </w:rPr>
              <w:t>Program</w:t>
            </w:r>
            <w:r w:rsidR="001E1F75" w:rsidRPr="005F07C2">
              <w:rPr>
                <w:rStyle w:val="Hyperlink"/>
                <w:noProof/>
                <w:spacing w:val="-4"/>
              </w:rPr>
              <w:t xml:space="preserve"> </w:t>
            </w:r>
            <w:r w:rsidR="001E1F75" w:rsidRPr="005F07C2">
              <w:rPr>
                <w:rStyle w:val="Hyperlink"/>
                <w:noProof/>
              </w:rPr>
              <w:t xml:space="preserve">Monitoring </w:t>
            </w:r>
            <w:r w:rsidR="001E1F75" w:rsidRPr="005F07C2">
              <w:rPr>
                <w:rStyle w:val="Hyperlink"/>
                <w:noProof/>
                <w:spacing w:val="-1"/>
              </w:rPr>
              <w:t>and</w:t>
            </w:r>
            <w:r w:rsidR="001E1F75" w:rsidRPr="005F07C2">
              <w:rPr>
                <w:rStyle w:val="Hyperlink"/>
                <w:noProof/>
                <w:spacing w:val="1"/>
              </w:rPr>
              <w:t xml:space="preserve"> </w:t>
            </w:r>
            <w:r w:rsidR="001E1F75" w:rsidRPr="005F07C2">
              <w:rPr>
                <w:rStyle w:val="Hyperlink"/>
                <w:noProof/>
              </w:rPr>
              <w:t>Operational</w:t>
            </w:r>
            <w:r w:rsidR="001E1F75" w:rsidRPr="005F07C2">
              <w:rPr>
                <w:rStyle w:val="Hyperlink"/>
                <w:noProof/>
                <w:spacing w:val="1"/>
              </w:rPr>
              <w:t xml:space="preserve"> </w:t>
            </w:r>
            <w:r w:rsidR="001E1F75" w:rsidRPr="005F07C2">
              <w:rPr>
                <w:rStyle w:val="Hyperlink"/>
                <w:noProof/>
              </w:rPr>
              <w:t>Controls</w:t>
            </w:r>
            <w:r w:rsidR="001E1F75">
              <w:rPr>
                <w:noProof/>
                <w:webHidden/>
              </w:rPr>
              <w:tab/>
            </w:r>
            <w:r w:rsidR="001E1F75">
              <w:rPr>
                <w:noProof/>
                <w:webHidden/>
              </w:rPr>
              <w:fldChar w:fldCharType="begin"/>
            </w:r>
            <w:r w:rsidR="001E1F75">
              <w:rPr>
                <w:noProof/>
                <w:webHidden/>
              </w:rPr>
              <w:instrText xml:space="preserve"> PAGEREF _Toc40266471 \h </w:instrText>
            </w:r>
            <w:r w:rsidR="001E1F75">
              <w:rPr>
                <w:noProof/>
                <w:webHidden/>
              </w:rPr>
            </w:r>
            <w:r w:rsidR="001E1F75">
              <w:rPr>
                <w:noProof/>
                <w:webHidden/>
              </w:rPr>
              <w:fldChar w:fldCharType="separate"/>
            </w:r>
            <w:r w:rsidR="001E1F75">
              <w:rPr>
                <w:noProof/>
                <w:webHidden/>
              </w:rPr>
              <w:t>12</w:t>
            </w:r>
            <w:r w:rsidR="001E1F75">
              <w:rPr>
                <w:noProof/>
                <w:webHidden/>
              </w:rPr>
              <w:fldChar w:fldCharType="end"/>
            </w:r>
          </w:hyperlink>
        </w:p>
        <w:p w14:paraId="17D2722F" w14:textId="559CF65E" w:rsidR="001E1F75" w:rsidRDefault="00F03064">
          <w:pPr>
            <w:pStyle w:val="TOC1"/>
            <w:tabs>
              <w:tab w:val="right" w:leader="dot" w:pos="9350"/>
            </w:tabs>
            <w:rPr>
              <w:rFonts w:asciiTheme="minorHAnsi" w:eastAsiaTheme="minorEastAsia" w:hAnsiTheme="minorHAnsi"/>
              <w:b w:val="0"/>
              <w:bCs w:val="0"/>
              <w:noProof/>
            </w:rPr>
          </w:pPr>
          <w:hyperlink w:anchor="_Toc40266472" w:history="1">
            <w:r w:rsidR="001E1F75" w:rsidRPr="005F07C2">
              <w:rPr>
                <w:rStyle w:val="Hyperlink"/>
                <w:rFonts w:cs="Arial"/>
                <w:noProof/>
              </w:rPr>
              <w:t>7</w:t>
            </w:r>
            <w:r w:rsidR="001E1F75">
              <w:rPr>
                <w:rFonts w:asciiTheme="minorHAnsi" w:eastAsiaTheme="minorEastAsia" w:hAnsiTheme="minorHAnsi"/>
                <w:b w:val="0"/>
                <w:bCs w:val="0"/>
                <w:noProof/>
              </w:rPr>
              <w:tab/>
            </w:r>
            <w:r w:rsidR="001E1F75" w:rsidRPr="005F07C2">
              <w:rPr>
                <w:rStyle w:val="Hyperlink"/>
                <w:noProof/>
              </w:rPr>
              <w:t>VxWorks Tailored Process</w:t>
            </w:r>
            <w:r w:rsidR="001E1F75">
              <w:rPr>
                <w:noProof/>
                <w:webHidden/>
              </w:rPr>
              <w:tab/>
            </w:r>
            <w:r w:rsidR="001E1F75">
              <w:rPr>
                <w:noProof/>
                <w:webHidden/>
              </w:rPr>
              <w:fldChar w:fldCharType="begin"/>
            </w:r>
            <w:r w:rsidR="001E1F75">
              <w:rPr>
                <w:noProof/>
                <w:webHidden/>
              </w:rPr>
              <w:instrText xml:space="preserve"> PAGEREF _Toc40266472 \h </w:instrText>
            </w:r>
            <w:r w:rsidR="001E1F75">
              <w:rPr>
                <w:noProof/>
                <w:webHidden/>
              </w:rPr>
            </w:r>
            <w:r w:rsidR="001E1F75">
              <w:rPr>
                <w:noProof/>
                <w:webHidden/>
              </w:rPr>
              <w:fldChar w:fldCharType="separate"/>
            </w:r>
            <w:r w:rsidR="001E1F75">
              <w:rPr>
                <w:noProof/>
                <w:webHidden/>
              </w:rPr>
              <w:t>13</w:t>
            </w:r>
            <w:r w:rsidR="001E1F75">
              <w:rPr>
                <w:noProof/>
                <w:webHidden/>
              </w:rPr>
              <w:fldChar w:fldCharType="end"/>
            </w:r>
          </w:hyperlink>
        </w:p>
        <w:p w14:paraId="7F7335BC" w14:textId="698DCC96"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73" w:history="1">
            <w:r w:rsidR="001E1F75" w:rsidRPr="005F07C2">
              <w:rPr>
                <w:rStyle w:val="Hyperlink"/>
                <w:noProof/>
              </w:rPr>
              <w:t>7.1.</w:t>
            </w:r>
            <w:r w:rsidR="001E1F75">
              <w:rPr>
                <w:rFonts w:asciiTheme="minorHAnsi" w:eastAsiaTheme="minorEastAsia" w:hAnsiTheme="minorHAnsi"/>
                <w:noProof/>
                <w:sz w:val="22"/>
                <w:szCs w:val="22"/>
              </w:rPr>
              <w:tab/>
            </w:r>
            <w:r w:rsidR="001E1F75" w:rsidRPr="005F07C2">
              <w:rPr>
                <w:rStyle w:val="Hyperlink"/>
                <w:noProof/>
              </w:rPr>
              <w:t>Objectives</w:t>
            </w:r>
            <w:r w:rsidR="001E1F75">
              <w:rPr>
                <w:noProof/>
                <w:webHidden/>
              </w:rPr>
              <w:tab/>
            </w:r>
            <w:r w:rsidR="001E1F75">
              <w:rPr>
                <w:noProof/>
                <w:webHidden/>
              </w:rPr>
              <w:fldChar w:fldCharType="begin"/>
            </w:r>
            <w:r w:rsidR="001E1F75">
              <w:rPr>
                <w:noProof/>
                <w:webHidden/>
              </w:rPr>
              <w:instrText xml:space="preserve"> PAGEREF _Toc40266473 \h </w:instrText>
            </w:r>
            <w:r w:rsidR="001E1F75">
              <w:rPr>
                <w:noProof/>
                <w:webHidden/>
              </w:rPr>
            </w:r>
            <w:r w:rsidR="001E1F75">
              <w:rPr>
                <w:noProof/>
                <w:webHidden/>
              </w:rPr>
              <w:fldChar w:fldCharType="separate"/>
            </w:r>
            <w:r w:rsidR="001E1F75">
              <w:rPr>
                <w:noProof/>
                <w:webHidden/>
              </w:rPr>
              <w:t>13</w:t>
            </w:r>
            <w:r w:rsidR="001E1F75">
              <w:rPr>
                <w:noProof/>
                <w:webHidden/>
              </w:rPr>
              <w:fldChar w:fldCharType="end"/>
            </w:r>
          </w:hyperlink>
        </w:p>
        <w:p w14:paraId="01E16423" w14:textId="7421DBF0"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74" w:history="1">
            <w:r w:rsidR="001E1F75" w:rsidRPr="005F07C2">
              <w:rPr>
                <w:rStyle w:val="Hyperlink"/>
                <w:noProof/>
              </w:rPr>
              <w:t>7.2.</w:t>
            </w:r>
            <w:r w:rsidR="001E1F75">
              <w:rPr>
                <w:rFonts w:asciiTheme="minorHAnsi" w:eastAsiaTheme="minorEastAsia" w:hAnsiTheme="minorHAnsi"/>
                <w:noProof/>
                <w:sz w:val="22"/>
                <w:szCs w:val="22"/>
              </w:rPr>
              <w:tab/>
            </w:r>
            <w:r w:rsidR="001E1F75" w:rsidRPr="005F07C2">
              <w:rPr>
                <w:rStyle w:val="Hyperlink"/>
                <w:noProof/>
                <w:spacing w:val="-1"/>
              </w:rPr>
              <w:t>Selected for Development Phase</w:t>
            </w:r>
            <w:r w:rsidR="001E1F75">
              <w:rPr>
                <w:noProof/>
                <w:webHidden/>
              </w:rPr>
              <w:tab/>
            </w:r>
            <w:r w:rsidR="001E1F75">
              <w:rPr>
                <w:noProof/>
                <w:webHidden/>
              </w:rPr>
              <w:fldChar w:fldCharType="begin"/>
            </w:r>
            <w:r w:rsidR="001E1F75">
              <w:rPr>
                <w:noProof/>
                <w:webHidden/>
              </w:rPr>
              <w:instrText xml:space="preserve"> PAGEREF _Toc40266474 \h </w:instrText>
            </w:r>
            <w:r w:rsidR="001E1F75">
              <w:rPr>
                <w:noProof/>
                <w:webHidden/>
              </w:rPr>
            </w:r>
            <w:r w:rsidR="001E1F75">
              <w:rPr>
                <w:noProof/>
                <w:webHidden/>
              </w:rPr>
              <w:fldChar w:fldCharType="separate"/>
            </w:r>
            <w:r w:rsidR="001E1F75">
              <w:rPr>
                <w:noProof/>
                <w:webHidden/>
              </w:rPr>
              <w:t>13</w:t>
            </w:r>
            <w:r w:rsidR="001E1F75">
              <w:rPr>
                <w:noProof/>
                <w:webHidden/>
              </w:rPr>
              <w:fldChar w:fldCharType="end"/>
            </w:r>
          </w:hyperlink>
        </w:p>
        <w:p w14:paraId="3ECB497D" w14:textId="67B0E2FD"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75" w:history="1">
            <w:r w:rsidR="001E1F75" w:rsidRPr="005F07C2">
              <w:rPr>
                <w:rStyle w:val="Hyperlink"/>
                <w:noProof/>
              </w:rPr>
              <w:t>7.3.</w:t>
            </w:r>
            <w:r w:rsidR="001E1F75">
              <w:rPr>
                <w:rFonts w:asciiTheme="minorHAnsi" w:eastAsiaTheme="minorEastAsia" w:hAnsiTheme="minorHAnsi"/>
                <w:noProof/>
                <w:sz w:val="22"/>
                <w:szCs w:val="22"/>
              </w:rPr>
              <w:tab/>
            </w:r>
            <w:r w:rsidR="001E1F75" w:rsidRPr="005F07C2">
              <w:rPr>
                <w:rStyle w:val="Hyperlink"/>
                <w:noProof/>
              </w:rPr>
              <w:t>In Progress Phase</w:t>
            </w:r>
            <w:r w:rsidR="001E1F75">
              <w:rPr>
                <w:noProof/>
                <w:webHidden/>
              </w:rPr>
              <w:tab/>
            </w:r>
            <w:r w:rsidR="001E1F75">
              <w:rPr>
                <w:noProof/>
                <w:webHidden/>
              </w:rPr>
              <w:fldChar w:fldCharType="begin"/>
            </w:r>
            <w:r w:rsidR="001E1F75">
              <w:rPr>
                <w:noProof/>
                <w:webHidden/>
              </w:rPr>
              <w:instrText xml:space="preserve"> PAGEREF _Toc40266475 \h </w:instrText>
            </w:r>
            <w:r w:rsidR="001E1F75">
              <w:rPr>
                <w:noProof/>
                <w:webHidden/>
              </w:rPr>
            </w:r>
            <w:r w:rsidR="001E1F75">
              <w:rPr>
                <w:noProof/>
                <w:webHidden/>
              </w:rPr>
              <w:fldChar w:fldCharType="separate"/>
            </w:r>
            <w:r w:rsidR="001E1F75">
              <w:rPr>
                <w:noProof/>
                <w:webHidden/>
              </w:rPr>
              <w:t>13</w:t>
            </w:r>
            <w:r w:rsidR="001E1F75">
              <w:rPr>
                <w:noProof/>
                <w:webHidden/>
              </w:rPr>
              <w:fldChar w:fldCharType="end"/>
            </w:r>
          </w:hyperlink>
        </w:p>
        <w:p w14:paraId="17CF11CA" w14:textId="48CB710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76" w:history="1">
            <w:r w:rsidR="001E1F75" w:rsidRPr="005F07C2">
              <w:rPr>
                <w:rStyle w:val="Hyperlink"/>
                <w:rFonts w:cs="Arial"/>
                <w:bCs/>
                <w:noProof/>
              </w:rPr>
              <w:t>7.3.1.</w:t>
            </w:r>
            <w:r w:rsidR="001E1F75">
              <w:rPr>
                <w:rFonts w:asciiTheme="minorHAnsi" w:eastAsiaTheme="minorEastAsia" w:hAnsiTheme="minorHAnsi"/>
                <w:noProof/>
                <w:sz w:val="22"/>
                <w:szCs w:val="22"/>
              </w:rPr>
              <w:tab/>
            </w:r>
            <w:r w:rsidR="001E1F75" w:rsidRPr="005F07C2">
              <w:rPr>
                <w:rStyle w:val="Hyperlink"/>
                <w:noProof/>
                <w:spacing w:val="-2"/>
              </w:rPr>
              <w:t>P</w:t>
            </w:r>
            <w:r w:rsidR="001E1F75" w:rsidRPr="005F07C2">
              <w:rPr>
                <w:rStyle w:val="Hyperlink"/>
                <w:noProof/>
              </w:rPr>
              <w:t>lanning Sub-Phase</w:t>
            </w:r>
            <w:r w:rsidR="001E1F75">
              <w:rPr>
                <w:noProof/>
                <w:webHidden/>
              </w:rPr>
              <w:tab/>
            </w:r>
            <w:r w:rsidR="001E1F75">
              <w:rPr>
                <w:noProof/>
                <w:webHidden/>
              </w:rPr>
              <w:fldChar w:fldCharType="begin"/>
            </w:r>
            <w:r w:rsidR="001E1F75">
              <w:rPr>
                <w:noProof/>
                <w:webHidden/>
              </w:rPr>
              <w:instrText xml:space="preserve"> PAGEREF _Toc40266476 \h </w:instrText>
            </w:r>
            <w:r w:rsidR="001E1F75">
              <w:rPr>
                <w:noProof/>
                <w:webHidden/>
              </w:rPr>
            </w:r>
            <w:r w:rsidR="001E1F75">
              <w:rPr>
                <w:noProof/>
                <w:webHidden/>
              </w:rPr>
              <w:fldChar w:fldCharType="separate"/>
            </w:r>
            <w:r w:rsidR="001E1F75">
              <w:rPr>
                <w:noProof/>
                <w:webHidden/>
              </w:rPr>
              <w:t>13</w:t>
            </w:r>
            <w:r w:rsidR="001E1F75">
              <w:rPr>
                <w:noProof/>
                <w:webHidden/>
              </w:rPr>
              <w:fldChar w:fldCharType="end"/>
            </w:r>
          </w:hyperlink>
        </w:p>
        <w:p w14:paraId="7DEA2089" w14:textId="69492FE7"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77" w:history="1">
            <w:r w:rsidR="001E1F75" w:rsidRPr="005F07C2">
              <w:rPr>
                <w:rStyle w:val="Hyperlink"/>
                <w:rFonts w:cs="Arial"/>
                <w:bCs/>
                <w:noProof/>
              </w:rPr>
              <w:t>7.3.2.</w:t>
            </w:r>
            <w:r w:rsidR="001E1F75">
              <w:rPr>
                <w:rFonts w:asciiTheme="minorHAnsi" w:eastAsiaTheme="minorEastAsia" w:hAnsiTheme="minorHAnsi"/>
                <w:noProof/>
                <w:sz w:val="22"/>
                <w:szCs w:val="22"/>
              </w:rPr>
              <w:tab/>
            </w:r>
            <w:r w:rsidR="001E1F75" w:rsidRPr="005F07C2">
              <w:rPr>
                <w:rStyle w:val="Hyperlink"/>
                <w:noProof/>
              </w:rPr>
              <w:t>Implementation Sub-Phase</w:t>
            </w:r>
            <w:r w:rsidR="001E1F75">
              <w:rPr>
                <w:noProof/>
                <w:webHidden/>
              </w:rPr>
              <w:tab/>
            </w:r>
            <w:r w:rsidR="001E1F75">
              <w:rPr>
                <w:noProof/>
                <w:webHidden/>
              </w:rPr>
              <w:fldChar w:fldCharType="begin"/>
            </w:r>
            <w:r w:rsidR="001E1F75">
              <w:rPr>
                <w:noProof/>
                <w:webHidden/>
              </w:rPr>
              <w:instrText xml:space="preserve"> PAGEREF _Toc40266477 \h </w:instrText>
            </w:r>
            <w:r w:rsidR="001E1F75">
              <w:rPr>
                <w:noProof/>
                <w:webHidden/>
              </w:rPr>
            </w:r>
            <w:r w:rsidR="001E1F75">
              <w:rPr>
                <w:noProof/>
                <w:webHidden/>
              </w:rPr>
              <w:fldChar w:fldCharType="separate"/>
            </w:r>
            <w:r w:rsidR="001E1F75">
              <w:rPr>
                <w:noProof/>
                <w:webHidden/>
              </w:rPr>
              <w:t>14</w:t>
            </w:r>
            <w:r w:rsidR="001E1F75">
              <w:rPr>
                <w:noProof/>
                <w:webHidden/>
              </w:rPr>
              <w:fldChar w:fldCharType="end"/>
            </w:r>
          </w:hyperlink>
        </w:p>
        <w:p w14:paraId="19EF23C7" w14:textId="6D76B287"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78" w:history="1">
            <w:r w:rsidR="001E1F75" w:rsidRPr="005F07C2">
              <w:rPr>
                <w:rStyle w:val="Hyperlink"/>
                <w:rFonts w:cs="Arial"/>
                <w:bCs/>
                <w:noProof/>
              </w:rPr>
              <w:t>7.3.3.</w:t>
            </w:r>
            <w:r w:rsidR="001E1F75">
              <w:rPr>
                <w:rFonts w:asciiTheme="minorHAnsi" w:eastAsiaTheme="minorEastAsia" w:hAnsiTheme="minorHAnsi"/>
                <w:noProof/>
                <w:sz w:val="22"/>
                <w:szCs w:val="22"/>
              </w:rPr>
              <w:tab/>
            </w:r>
            <w:r w:rsidR="001E1F75" w:rsidRPr="005F07C2">
              <w:rPr>
                <w:rStyle w:val="Hyperlink"/>
                <w:noProof/>
                <w:spacing w:val="-1"/>
              </w:rPr>
              <w:t>Additional</w:t>
            </w:r>
            <w:r w:rsidR="001E1F75" w:rsidRPr="005F07C2">
              <w:rPr>
                <w:rStyle w:val="Hyperlink"/>
                <w:noProof/>
                <w:spacing w:val="1"/>
              </w:rPr>
              <w:t xml:space="preserve"> </w:t>
            </w:r>
            <w:r w:rsidR="001E1F75" w:rsidRPr="005F07C2">
              <w:rPr>
                <w:rStyle w:val="Hyperlink"/>
                <w:noProof/>
              </w:rPr>
              <w:t xml:space="preserve">Processes </w:t>
            </w:r>
            <w:r w:rsidR="001E1F75" w:rsidRPr="005F07C2">
              <w:rPr>
                <w:rStyle w:val="Hyperlink"/>
                <w:noProof/>
                <w:spacing w:val="-1"/>
              </w:rPr>
              <w:t>for</w:t>
            </w:r>
            <w:r w:rsidR="001E1F75" w:rsidRPr="005F07C2">
              <w:rPr>
                <w:rStyle w:val="Hyperlink"/>
                <w:noProof/>
                <w:spacing w:val="1"/>
              </w:rPr>
              <w:t xml:space="preserve"> </w:t>
            </w:r>
            <w:r w:rsidR="001E1F75" w:rsidRPr="005F07C2">
              <w:rPr>
                <w:rStyle w:val="Hyperlink"/>
                <w:noProof/>
              </w:rPr>
              <w:t>the</w:t>
            </w:r>
            <w:r w:rsidR="001E1F75" w:rsidRPr="005F07C2">
              <w:rPr>
                <w:rStyle w:val="Hyperlink"/>
                <w:noProof/>
                <w:spacing w:val="-3"/>
              </w:rPr>
              <w:t xml:space="preserve"> In Progress</w:t>
            </w:r>
            <w:r w:rsidR="001E1F75" w:rsidRPr="005F07C2">
              <w:rPr>
                <w:rStyle w:val="Hyperlink"/>
                <w:noProof/>
                <w:spacing w:val="-1"/>
              </w:rPr>
              <w:t xml:space="preserve"> </w:t>
            </w:r>
            <w:r w:rsidR="001E1F75" w:rsidRPr="005F07C2">
              <w:rPr>
                <w:rStyle w:val="Hyperlink"/>
                <w:noProof/>
              </w:rPr>
              <w:t>Phase</w:t>
            </w:r>
            <w:r w:rsidR="001E1F75">
              <w:rPr>
                <w:noProof/>
                <w:webHidden/>
              </w:rPr>
              <w:tab/>
            </w:r>
            <w:r w:rsidR="001E1F75">
              <w:rPr>
                <w:noProof/>
                <w:webHidden/>
              </w:rPr>
              <w:fldChar w:fldCharType="begin"/>
            </w:r>
            <w:r w:rsidR="001E1F75">
              <w:rPr>
                <w:noProof/>
                <w:webHidden/>
              </w:rPr>
              <w:instrText xml:space="preserve"> PAGEREF _Toc40266478 \h </w:instrText>
            </w:r>
            <w:r w:rsidR="001E1F75">
              <w:rPr>
                <w:noProof/>
                <w:webHidden/>
              </w:rPr>
            </w:r>
            <w:r w:rsidR="001E1F75">
              <w:rPr>
                <w:noProof/>
                <w:webHidden/>
              </w:rPr>
              <w:fldChar w:fldCharType="separate"/>
            </w:r>
            <w:r w:rsidR="001E1F75">
              <w:rPr>
                <w:noProof/>
                <w:webHidden/>
              </w:rPr>
              <w:t>14</w:t>
            </w:r>
            <w:r w:rsidR="001E1F75">
              <w:rPr>
                <w:noProof/>
                <w:webHidden/>
              </w:rPr>
              <w:fldChar w:fldCharType="end"/>
            </w:r>
          </w:hyperlink>
        </w:p>
        <w:p w14:paraId="063C5473" w14:textId="430C641A"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79" w:history="1">
            <w:r w:rsidR="001E1F75" w:rsidRPr="005F07C2">
              <w:rPr>
                <w:rStyle w:val="Hyperlink"/>
                <w:rFonts w:eastAsia="Arial" w:cs="Arial"/>
                <w:bCs/>
                <w:noProof/>
              </w:rPr>
              <w:t>7.3.4.</w:t>
            </w:r>
            <w:r w:rsidR="001E1F75">
              <w:rPr>
                <w:rFonts w:asciiTheme="minorHAnsi" w:eastAsiaTheme="minorEastAsia" w:hAnsiTheme="minorHAnsi"/>
                <w:noProof/>
                <w:sz w:val="22"/>
                <w:szCs w:val="22"/>
              </w:rPr>
              <w:tab/>
            </w:r>
            <w:r w:rsidR="001E1F75" w:rsidRPr="005F07C2">
              <w:rPr>
                <w:rStyle w:val="Hyperlink"/>
                <w:noProof/>
                <w:spacing w:val="-2"/>
              </w:rPr>
              <w:t>Test</w:t>
            </w:r>
            <w:r w:rsidR="001E1F75" w:rsidRPr="005F07C2">
              <w:rPr>
                <w:rStyle w:val="Hyperlink"/>
                <w:noProof/>
                <w:spacing w:val="1"/>
              </w:rPr>
              <w:t xml:space="preserve"> </w:t>
            </w:r>
            <w:r w:rsidR="001E1F75" w:rsidRPr="005F07C2">
              <w:rPr>
                <w:rStyle w:val="Hyperlink"/>
                <w:noProof/>
                <w:spacing w:val="-1"/>
              </w:rPr>
              <w:t>Processes</w:t>
            </w:r>
            <w:r w:rsidR="001E1F75">
              <w:rPr>
                <w:noProof/>
                <w:webHidden/>
              </w:rPr>
              <w:tab/>
            </w:r>
            <w:r w:rsidR="001E1F75">
              <w:rPr>
                <w:noProof/>
                <w:webHidden/>
              </w:rPr>
              <w:fldChar w:fldCharType="begin"/>
            </w:r>
            <w:r w:rsidR="001E1F75">
              <w:rPr>
                <w:noProof/>
                <w:webHidden/>
              </w:rPr>
              <w:instrText xml:space="preserve"> PAGEREF _Toc40266479 \h </w:instrText>
            </w:r>
            <w:r w:rsidR="001E1F75">
              <w:rPr>
                <w:noProof/>
                <w:webHidden/>
              </w:rPr>
            </w:r>
            <w:r w:rsidR="001E1F75">
              <w:rPr>
                <w:noProof/>
                <w:webHidden/>
              </w:rPr>
              <w:fldChar w:fldCharType="separate"/>
            </w:r>
            <w:r w:rsidR="001E1F75">
              <w:rPr>
                <w:noProof/>
                <w:webHidden/>
              </w:rPr>
              <w:t>15</w:t>
            </w:r>
            <w:r w:rsidR="001E1F75">
              <w:rPr>
                <w:noProof/>
                <w:webHidden/>
              </w:rPr>
              <w:fldChar w:fldCharType="end"/>
            </w:r>
          </w:hyperlink>
        </w:p>
        <w:p w14:paraId="53807A5F" w14:textId="568BF2E5"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80" w:history="1">
            <w:r w:rsidR="001E1F75" w:rsidRPr="005F07C2">
              <w:rPr>
                <w:rStyle w:val="Hyperlink"/>
                <w:noProof/>
              </w:rPr>
              <w:t>7.4.</w:t>
            </w:r>
            <w:r w:rsidR="001E1F75">
              <w:rPr>
                <w:rFonts w:asciiTheme="minorHAnsi" w:eastAsiaTheme="minorEastAsia" w:hAnsiTheme="minorHAnsi"/>
                <w:noProof/>
                <w:sz w:val="22"/>
                <w:szCs w:val="22"/>
              </w:rPr>
              <w:tab/>
            </w:r>
            <w:r w:rsidR="001E1F75" w:rsidRPr="005F07C2">
              <w:rPr>
                <w:rStyle w:val="Hyperlink"/>
                <w:noProof/>
              </w:rPr>
              <w:t>Release Phase</w:t>
            </w:r>
            <w:r w:rsidR="001E1F75">
              <w:rPr>
                <w:noProof/>
                <w:webHidden/>
              </w:rPr>
              <w:tab/>
            </w:r>
            <w:r w:rsidR="001E1F75">
              <w:rPr>
                <w:noProof/>
                <w:webHidden/>
              </w:rPr>
              <w:fldChar w:fldCharType="begin"/>
            </w:r>
            <w:r w:rsidR="001E1F75">
              <w:rPr>
                <w:noProof/>
                <w:webHidden/>
              </w:rPr>
              <w:instrText xml:space="preserve"> PAGEREF _Toc40266480 \h </w:instrText>
            </w:r>
            <w:r w:rsidR="001E1F75">
              <w:rPr>
                <w:noProof/>
                <w:webHidden/>
              </w:rPr>
            </w:r>
            <w:r w:rsidR="001E1F75">
              <w:rPr>
                <w:noProof/>
                <w:webHidden/>
              </w:rPr>
              <w:fldChar w:fldCharType="separate"/>
            </w:r>
            <w:r w:rsidR="001E1F75">
              <w:rPr>
                <w:noProof/>
                <w:webHidden/>
              </w:rPr>
              <w:t>17</w:t>
            </w:r>
            <w:r w:rsidR="001E1F75">
              <w:rPr>
                <w:noProof/>
                <w:webHidden/>
              </w:rPr>
              <w:fldChar w:fldCharType="end"/>
            </w:r>
          </w:hyperlink>
        </w:p>
        <w:p w14:paraId="02E36A01" w14:textId="7B8520A5"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1" w:history="1">
            <w:r w:rsidR="001E1F75" w:rsidRPr="005F07C2">
              <w:rPr>
                <w:rStyle w:val="Hyperlink"/>
                <w:rFonts w:eastAsia="Arial" w:cs="Arial"/>
                <w:bCs/>
                <w:noProof/>
              </w:rPr>
              <w:t>7.4.1.</w:t>
            </w:r>
            <w:r w:rsidR="001E1F75">
              <w:rPr>
                <w:rFonts w:asciiTheme="minorHAnsi" w:eastAsiaTheme="minorEastAsia" w:hAnsiTheme="minorHAnsi"/>
                <w:noProof/>
                <w:sz w:val="22"/>
                <w:szCs w:val="22"/>
              </w:rPr>
              <w:tab/>
            </w:r>
            <w:r w:rsidR="001E1F75" w:rsidRPr="005F07C2">
              <w:rPr>
                <w:rStyle w:val="Hyperlink"/>
                <w:noProof/>
              </w:rPr>
              <w:t xml:space="preserve">Early </w:t>
            </w:r>
            <w:r w:rsidR="001E1F75" w:rsidRPr="005F07C2">
              <w:rPr>
                <w:rStyle w:val="Hyperlink"/>
                <w:noProof/>
                <w:spacing w:val="-2"/>
              </w:rPr>
              <w:t>Access</w:t>
            </w:r>
            <w:r w:rsidR="001E1F75" w:rsidRPr="005F07C2">
              <w:rPr>
                <w:rStyle w:val="Hyperlink"/>
                <w:noProof/>
              </w:rPr>
              <w:t xml:space="preserve"> Releases (EAR)</w:t>
            </w:r>
            <w:r w:rsidR="001E1F75">
              <w:rPr>
                <w:noProof/>
                <w:webHidden/>
              </w:rPr>
              <w:tab/>
            </w:r>
            <w:r w:rsidR="001E1F75">
              <w:rPr>
                <w:noProof/>
                <w:webHidden/>
              </w:rPr>
              <w:fldChar w:fldCharType="begin"/>
            </w:r>
            <w:r w:rsidR="001E1F75">
              <w:rPr>
                <w:noProof/>
                <w:webHidden/>
              </w:rPr>
              <w:instrText xml:space="preserve"> PAGEREF _Toc40266481 \h </w:instrText>
            </w:r>
            <w:r w:rsidR="001E1F75">
              <w:rPr>
                <w:noProof/>
                <w:webHidden/>
              </w:rPr>
            </w:r>
            <w:r w:rsidR="001E1F75">
              <w:rPr>
                <w:noProof/>
                <w:webHidden/>
              </w:rPr>
              <w:fldChar w:fldCharType="separate"/>
            </w:r>
            <w:r w:rsidR="001E1F75">
              <w:rPr>
                <w:noProof/>
                <w:webHidden/>
              </w:rPr>
              <w:t>17</w:t>
            </w:r>
            <w:r w:rsidR="001E1F75">
              <w:rPr>
                <w:noProof/>
                <w:webHidden/>
              </w:rPr>
              <w:fldChar w:fldCharType="end"/>
            </w:r>
          </w:hyperlink>
        </w:p>
        <w:p w14:paraId="69665385" w14:textId="204BBF90"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2" w:history="1">
            <w:r w:rsidR="001E1F75" w:rsidRPr="005F07C2">
              <w:rPr>
                <w:rStyle w:val="Hyperlink"/>
                <w:noProof/>
              </w:rPr>
              <w:t>7.4.2.</w:t>
            </w:r>
            <w:r w:rsidR="001E1F75">
              <w:rPr>
                <w:rFonts w:asciiTheme="minorHAnsi" w:eastAsiaTheme="minorEastAsia" w:hAnsiTheme="minorHAnsi"/>
                <w:noProof/>
                <w:sz w:val="22"/>
                <w:szCs w:val="22"/>
              </w:rPr>
              <w:tab/>
            </w:r>
            <w:r w:rsidR="001E1F75" w:rsidRPr="005F07C2">
              <w:rPr>
                <w:rStyle w:val="Hyperlink"/>
                <w:noProof/>
              </w:rPr>
              <w:t>Release Policy</w:t>
            </w:r>
            <w:r w:rsidR="001E1F75">
              <w:rPr>
                <w:noProof/>
                <w:webHidden/>
              </w:rPr>
              <w:tab/>
            </w:r>
            <w:r w:rsidR="001E1F75">
              <w:rPr>
                <w:noProof/>
                <w:webHidden/>
              </w:rPr>
              <w:fldChar w:fldCharType="begin"/>
            </w:r>
            <w:r w:rsidR="001E1F75">
              <w:rPr>
                <w:noProof/>
                <w:webHidden/>
              </w:rPr>
              <w:instrText xml:space="preserve"> PAGEREF _Toc40266482 \h </w:instrText>
            </w:r>
            <w:r w:rsidR="001E1F75">
              <w:rPr>
                <w:noProof/>
                <w:webHidden/>
              </w:rPr>
            </w:r>
            <w:r w:rsidR="001E1F75">
              <w:rPr>
                <w:noProof/>
                <w:webHidden/>
              </w:rPr>
              <w:fldChar w:fldCharType="separate"/>
            </w:r>
            <w:r w:rsidR="001E1F75">
              <w:rPr>
                <w:noProof/>
                <w:webHidden/>
              </w:rPr>
              <w:t>17</w:t>
            </w:r>
            <w:r w:rsidR="001E1F75">
              <w:rPr>
                <w:noProof/>
                <w:webHidden/>
              </w:rPr>
              <w:fldChar w:fldCharType="end"/>
            </w:r>
          </w:hyperlink>
        </w:p>
        <w:p w14:paraId="159F0723" w14:textId="7513565A"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3" w:history="1">
            <w:r w:rsidR="001E1F75" w:rsidRPr="005F07C2">
              <w:rPr>
                <w:rStyle w:val="Hyperlink"/>
                <w:noProof/>
              </w:rPr>
              <w:t>7.4.3.</w:t>
            </w:r>
            <w:r w:rsidR="001E1F75">
              <w:rPr>
                <w:rFonts w:asciiTheme="minorHAnsi" w:eastAsiaTheme="minorEastAsia" w:hAnsiTheme="minorHAnsi"/>
                <w:noProof/>
                <w:sz w:val="22"/>
                <w:szCs w:val="22"/>
              </w:rPr>
              <w:tab/>
            </w:r>
            <w:r w:rsidR="001E1F75" w:rsidRPr="005F07C2">
              <w:rPr>
                <w:rStyle w:val="Hyperlink"/>
                <w:noProof/>
              </w:rPr>
              <w:t>Versioning</w:t>
            </w:r>
            <w:r w:rsidR="001E1F75">
              <w:rPr>
                <w:noProof/>
                <w:webHidden/>
              </w:rPr>
              <w:tab/>
            </w:r>
            <w:r w:rsidR="001E1F75">
              <w:rPr>
                <w:noProof/>
                <w:webHidden/>
              </w:rPr>
              <w:fldChar w:fldCharType="begin"/>
            </w:r>
            <w:r w:rsidR="001E1F75">
              <w:rPr>
                <w:noProof/>
                <w:webHidden/>
              </w:rPr>
              <w:instrText xml:space="preserve"> PAGEREF _Toc40266483 \h </w:instrText>
            </w:r>
            <w:r w:rsidR="001E1F75">
              <w:rPr>
                <w:noProof/>
                <w:webHidden/>
              </w:rPr>
            </w:r>
            <w:r w:rsidR="001E1F75">
              <w:rPr>
                <w:noProof/>
                <w:webHidden/>
              </w:rPr>
              <w:fldChar w:fldCharType="separate"/>
            </w:r>
            <w:r w:rsidR="001E1F75">
              <w:rPr>
                <w:noProof/>
                <w:webHidden/>
              </w:rPr>
              <w:t>18</w:t>
            </w:r>
            <w:r w:rsidR="001E1F75">
              <w:rPr>
                <w:noProof/>
                <w:webHidden/>
              </w:rPr>
              <w:fldChar w:fldCharType="end"/>
            </w:r>
          </w:hyperlink>
        </w:p>
        <w:p w14:paraId="10E190D3" w14:textId="71E714C3"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84" w:history="1">
            <w:r w:rsidR="001E1F75" w:rsidRPr="005F07C2">
              <w:rPr>
                <w:rStyle w:val="Hyperlink"/>
                <w:rFonts w:cs="Arial"/>
                <w:noProof/>
              </w:rPr>
              <w:t>7.5.</w:t>
            </w:r>
            <w:r w:rsidR="001E1F75">
              <w:rPr>
                <w:rFonts w:asciiTheme="minorHAnsi" w:eastAsiaTheme="minorEastAsia" w:hAnsiTheme="minorHAnsi"/>
                <w:noProof/>
                <w:sz w:val="22"/>
                <w:szCs w:val="22"/>
              </w:rPr>
              <w:tab/>
            </w:r>
            <w:r w:rsidR="001E1F75" w:rsidRPr="005F07C2">
              <w:rPr>
                <w:rStyle w:val="Hyperlink"/>
                <w:noProof/>
              </w:rPr>
              <w:t>Sustain</w:t>
            </w:r>
            <w:r w:rsidR="001E1F75" w:rsidRPr="005F07C2">
              <w:rPr>
                <w:rStyle w:val="Hyperlink"/>
                <w:noProof/>
                <w:spacing w:val="1"/>
              </w:rPr>
              <w:t xml:space="preserve"> </w:t>
            </w:r>
            <w:r w:rsidR="001E1F75" w:rsidRPr="005F07C2">
              <w:rPr>
                <w:rStyle w:val="Hyperlink"/>
                <w:noProof/>
                <w:spacing w:val="-1"/>
              </w:rPr>
              <w:t>Phase</w:t>
            </w:r>
            <w:r w:rsidR="001E1F75">
              <w:rPr>
                <w:noProof/>
                <w:webHidden/>
              </w:rPr>
              <w:tab/>
            </w:r>
            <w:r w:rsidR="001E1F75">
              <w:rPr>
                <w:noProof/>
                <w:webHidden/>
              </w:rPr>
              <w:fldChar w:fldCharType="begin"/>
            </w:r>
            <w:r w:rsidR="001E1F75">
              <w:rPr>
                <w:noProof/>
                <w:webHidden/>
              </w:rPr>
              <w:instrText xml:space="preserve"> PAGEREF _Toc40266484 \h </w:instrText>
            </w:r>
            <w:r w:rsidR="001E1F75">
              <w:rPr>
                <w:noProof/>
                <w:webHidden/>
              </w:rPr>
            </w:r>
            <w:r w:rsidR="001E1F75">
              <w:rPr>
                <w:noProof/>
                <w:webHidden/>
              </w:rPr>
              <w:fldChar w:fldCharType="separate"/>
            </w:r>
            <w:r w:rsidR="001E1F75">
              <w:rPr>
                <w:noProof/>
                <w:webHidden/>
              </w:rPr>
              <w:t>18</w:t>
            </w:r>
            <w:r w:rsidR="001E1F75">
              <w:rPr>
                <w:noProof/>
                <w:webHidden/>
              </w:rPr>
              <w:fldChar w:fldCharType="end"/>
            </w:r>
          </w:hyperlink>
        </w:p>
        <w:p w14:paraId="387DB097" w14:textId="182169D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5" w:history="1">
            <w:r w:rsidR="001E1F75" w:rsidRPr="005F07C2">
              <w:rPr>
                <w:rStyle w:val="Hyperlink"/>
                <w:rFonts w:eastAsia="Arial" w:cs="Arial"/>
                <w:noProof/>
              </w:rPr>
              <w:t>7.5.1.</w:t>
            </w:r>
            <w:r w:rsidR="001E1F75">
              <w:rPr>
                <w:rFonts w:asciiTheme="minorHAnsi" w:eastAsiaTheme="minorEastAsia" w:hAnsiTheme="minorHAnsi"/>
                <w:noProof/>
                <w:sz w:val="22"/>
                <w:szCs w:val="22"/>
              </w:rPr>
              <w:tab/>
            </w:r>
            <w:r w:rsidR="001E1F75" w:rsidRPr="005F07C2">
              <w:rPr>
                <w:rStyle w:val="Hyperlink"/>
                <w:noProof/>
              </w:rPr>
              <w:t xml:space="preserve">Support </w:t>
            </w:r>
            <w:r w:rsidR="001E1F75" w:rsidRPr="005F07C2">
              <w:rPr>
                <w:rStyle w:val="Hyperlink"/>
                <w:noProof/>
                <w:spacing w:val="-2"/>
              </w:rPr>
              <w:t>Overview</w:t>
            </w:r>
            <w:r w:rsidR="001E1F75">
              <w:rPr>
                <w:noProof/>
                <w:webHidden/>
              </w:rPr>
              <w:tab/>
            </w:r>
            <w:r w:rsidR="001E1F75">
              <w:rPr>
                <w:noProof/>
                <w:webHidden/>
              </w:rPr>
              <w:fldChar w:fldCharType="begin"/>
            </w:r>
            <w:r w:rsidR="001E1F75">
              <w:rPr>
                <w:noProof/>
                <w:webHidden/>
              </w:rPr>
              <w:instrText xml:space="preserve"> PAGEREF _Toc40266485 \h </w:instrText>
            </w:r>
            <w:r w:rsidR="001E1F75">
              <w:rPr>
                <w:noProof/>
                <w:webHidden/>
              </w:rPr>
            </w:r>
            <w:r w:rsidR="001E1F75">
              <w:rPr>
                <w:noProof/>
                <w:webHidden/>
              </w:rPr>
              <w:fldChar w:fldCharType="separate"/>
            </w:r>
            <w:r w:rsidR="001E1F75">
              <w:rPr>
                <w:noProof/>
                <w:webHidden/>
              </w:rPr>
              <w:t>18</w:t>
            </w:r>
            <w:r w:rsidR="001E1F75">
              <w:rPr>
                <w:noProof/>
                <w:webHidden/>
              </w:rPr>
              <w:fldChar w:fldCharType="end"/>
            </w:r>
          </w:hyperlink>
        </w:p>
        <w:p w14:paraId="48EC64B3" w14:textId="5259BEC2"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6" w:history="1">
            <w:r w:rsidR="001E1F75" w:rsidRPr="005F07C2">
              <w:rPr>
                <w:rStyle w:val="Hyperlink"/>
                <w:rFonts w:cs="Arial"/>
                <w:noProof/>
              </w:rPr>
              <w:t>7.5.2.</w:t>
            </w:r>
            <w:r w:rsidR="001E1F75">
              <w:rPr>
                <w:rFonts w:asciiTheme="minorHAnsi" w:eastAsiaTheme="minorEastAsia" w:hAnsiTheme="minorHAnsi"/>
                <w:noProof/>
                <w:sz w:val="22"/>
                <w:szCs w:val="22"/>
              </w:rPr>
              <w:tab/>
            </w:r>
            <w:r w:rsidR="001E1F75" w:rsidRPr="005F07C2">
              <w:rPr>
                <w:rStyle w:val="Hyperlink"/>
                <w:noProof/>
              </w:rPr>
              <w:t>Service Level</w:t>
            </w:r>
            <w:r w:rsidR="001E1F75" w:rsidRPr="005F07C2">
              <w:rPr>
                <w:rStyle w:val="Hyperlink"/>
                <w:noProof/>
                <w:spacing w:val="4"/>
              </w:rPr>
              <w:t xml:space="preserve"> </w:t>
            </w:r>
            <w:r w:rsidR="001E1F75" w:rsidRPr="005F07C2">
              <w:rPr>
                <w:rStyle w:val="Hyperlink"/>
                <w:noProof/>
                <w:spacing w:val="-2"/>
              </w:rPr>
              <w:t>Agreements</w:t>
            </w:r>
            <w:r w:rsidR="001E1F75">
              <w:rPr>
                <w:noProof/>
                <w:webHidden/>
              </w:rPr>
              <w:tab/>
            </w:r>
            <w:r w:rsidR="001E1F75">
              <w:rPr>
                <w:noProof/>
                <w:webHidden/>
              </w:rPr>
              <w:fldChar w:fldCharType="begin"/>
            </w:r>
            <w:r w:rsidR="001E1F75">
              <w:rPr>
                <w:noProof/>
                <w:webHidden/>
              </w:rPr>
              <w:instrText xml:space="preserve"> PAGEREF _Toc40266486 \h </w:instrText>
            </w:r>
            <w:r w:rsidR="001E1F75">
              <w:rPr>
                <w:noProof/>
                <w:webHidden/>
              </w:rPr>
            </w:r>
            <w:r w:rsidR="001E1F75">
              <w:rPr>
                <w:noProof/>
                <w:webHidden/>
              </w:rPr>
              <w:fldChar w:fldCharType="separate"/>
            </w:r>
            <w:r w:rsidR="001E1F75">
              <w:rPr>
                <w:noProof/>
                <w:webHidden/>
              </w:rPr>
              <w:t>19</w:t>
            </w:r>
            <w:r w:rsidR="001E1F75">
              <w:rPr>
                <w:noProof/>
                <w:webHidden/>
              </w:rPr>
              <w:fldChar w:fldCharType="end"/>
            </w:r>
          </w:hyperlink>
        </w:p>
        <w:p w14:paraId="2FE00AAF" w14:textId="7585AD5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7" w:history="1">
            <w:r w:rsidR="001E1F75" w:rsidRPr="005F07C2">
              <w:rPr>
                <w:rStyle w:val="Hyperlink"/>
                <w:noProof/>
              </w:rPr>
              <w:t>7.5.3.</w:t>
            </w:r>
            <w:r w:rsidR="001E1F75">
              <w:rPr>
                <w:rFonts w:asciiTheme="minorHAnsi" w:eastAsiaTheme="minorEastAsia" w:hAnsiTheme="minorHAnsi"/>
                <w:noProof/>
                <w:sz w:val="22"/>
                <w:szCs w:val="22"/>
              </w:rPr>
              <w:tab/>
            </w:r>
            <w:r w:rsidR="001E1F75" w:rsidRPr="005F07C2">
              <w:rPr>
                <w:rStyle w:val="Hyperlink"/>
                <w:noProof/>
              </w:rPr>
              <w:t>Support Metrics</w:t>
            </w:r>
            <w:r w:rsidR="001E1F75">
              <w:rPr>
                <w:noProof/>
                <w:webHidden/>
              </w:rPr>
              <w:tab/>
            </w:r>
            <w:r w:rsidR="001E1F75">
              <w:rPr>
                <w:noProof/>
                <w:webHidden/>
              </w:rPr>
              <w:fldChar w:fldCharType="begin"/>
            </w:r>
            <w:r w:rsidR="001E1F75">
              <w:rPr>
                <w:noProof/>
                <w:webHidden/>
              </w:rPr>
              <w:instrText xml:space="preserve"> PAGEREF _Toc40266487 \h </w:instrText>
            </w:r>
            <w:r w:rsidR="001E1F75">
              <w:rPr>
                <w:noProof/>
                <w:webHidden/>
              </w:rPr>
            </w:r>
            <w:r w:rsidR="001E1F75">
              <w:rPr>
                <w:noProof/>
                <w:webHidden/>
              </w:rPr>
              <w:fldChar w:fldCharType="separate"/>
            </w:r>
            <w:r w:rsidR="001E1F75">
              <w:rPr>
                <w:noProof/>
                <w:webHidden/>
              </w:rPr>
              <w:t>20</w:t>
            </w:r>
            <w:r w:rsidR="001E1F75">
              <w:rPr>
                <w:noProof/>
                <w:webHidden/>
              </w:rPr>
              <w:fldChar w:fldCharType="end"/>
            </w:r>
          </w:hyperlink>
        </w:p>
        <w:p w14:paraId="4106A561" w14:textId="6258F1B3"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8" w:history="1">
            <w:r w:rsidR="001E1F75" w:rsidRPr="005F07C2">
              <w:rPr>
                <w:rStyle w:val="Hyperlink"/>
                <w:noProof/>
              </w:rPr>
              <w:t>7.5.4.</w:t>
            </w:r>
            <w:r w:rsidR="001E1F75">
              <w:rPr>
                <w:rFonts w:asciiTheme="minorHAnsi" w:eastAsiaTheme="minorEastAsia" w:hAnsiTheme="minorHAnsi"/>
                <w:noProof/>
                <w:sz w:val="22"/>
                <w:szCs w:val="22"/>
              </w:rPr>
              <w:tab/>
            </w:r>
            <w:r w:rsidR="001E1F75" w:rsidRPr="005F07C2">
              <w:rPr>
                <w:rStyle w:val="Hyperlink"/>
                <w:noProof/>
              </w:rPr>
              <w:t>VxWorks Minimum Life Cycle</w:t>
            </w:r>
            <w:r w:rsidR="001E1F75">
              <w:rPr>
                <w:noProof/>
                <w:webHidden/>
              </w:rPr>
              <w:tab/>
            </w:r>
            <w:r w:rsidR="001E1F75">
              <w:rPr>
                <w:noProof/>
                <w:webHidden/>
              </w:rPr>
              <w:fldChar w:fldCharType="begin"/>
            </w:r>
            <w:r w:rsidR="001E1F75">
              <w:rPr>
                <w:noProof/>
                <w:webHidden/>
              </w:rPr>
              <w:instrText xml:space="preserve"> PAGEREF _Toc40266488 \h </w:instrText>
            </w:r>
            <w:r w:rsidR="001E1F75">
              <w:rPr>
                <w:noProof/>
                <w:webHidden/>
              </w:rPr>
            </w:r>
            <w:r w:rsidR="001E1F75">
              <w:rPr>
                <w:noProof/>
                <w:webHidden/>
              </w:rPr>
              <w:fldChar w:fldCharType="separate"/>
            </w:r>
            <w:r w:rsidR="001E1F75">
              <w:rPr>
                <w:noProof/>
                <w:webHidden/>
              </w:rPr>
              <w:t>21</w:t>
            </w:r>
            <w:r w:rsidR="001E1F75">
              <w:rPr>
                <w:noProof/>
                <w:webHidden/>
              </w:rPr>
              <w:fldChar w:fldCharType="end"/>
            </w:r>
          </w:hyperlink>
        </w:p>
        <w:p w14:paraId="370350DB" w14:textId="28F7D7B4"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9" w:history="1">
            <w:r w:rsidR="001E1F75" w:rsidRPr="005F07C2">
              <w:rPr>
                <w:rStyle w:val="Hyperlink"/>
                <w:noProof/>
              </w:rPr>
              <w:t>7.5.5.</w:t>
            </w:r>
            <w:r w:rsidR="001E1F75">
              <w:rPr>
                <w:rFonts w:asciiTheme="minorHAnsi" w:eastAsiaTheme="minorEastAsia" w:hAnsiTheme="minorHAnsi"/>
                <w:noProof/>
                <w:sz w:val="22"/>
                <w:szCs w:val="22"/>
              </w:rPr>
              <w:tab/>
            </w:r>
            <w:r w:rsidR="001E1F75" w:rsidRPr="005F07C2">
              <w:rPr>
                <w:rStyle w:val="Hyperlink"/>
                <w:noProof/>
              </w:rPr>
              <w:t>Availability of Defect Fixes</w:t>
            </w:r>
            <w:r w:rsidR="001E1F75">
              <w:rPr>
                <w:noProof/>
                <w:webHidden/>
              </w:rPr>
              <w:tab/>
            </w:r>
            <w:r w:rsidR="001E1F75">
              <w:rPr>
                <w:noProof/>
                <w:webHidden/>
              </w:rPr>
              <w:fldChar w:fldCharType="begin"/>
            </w:r>
            <w:r w:rsidR="001E1F75">
              <w:rPr>
                <w:noProof/>
                <w:webHidden/>
              </w:rPr>
              <w:instrText xml:space="preserve"> PAGEREF _Toc40266489 \h </w:instrText>
            </w:r>
            <w:r w:rsidR="001E1F75">
              <w:rPr>
                <w:noProof/>
                <w:webHidden/>
              </w:rPr>
            </w:r>
            <w:r w:rsidR="001E1F75">
              <w:rPr>
                <w:noProof/>
                <w:webHidden/>
              </w:rPr>
              <w:fldChar w:fldCharType="separate"/>
            </w:r>
            <w:r w:rsidR="001E1F75">
              <w:rPr>
                <w:noProof/>
                <w:webHidden/>
              </w:rPr>
              <w:t>22</w:t>
            </w:r>
            <w:r w:rsidR="001E1F75">
              <w:rPr>
                <w:noProof/>
                <w:webHidden/>
              </w:rPr>
              <w:fldChar w:fldCharType="end"/>
            </w:r>
          </w:hyperlink>
        </w:p>
        <w:p w14:paraId="1541BA80" w14:textId="285295D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90" w:history="1">
            <w:r w:rsidR="001E1F75" w:rsidRPr="005F07C2">
              <w:rPr>
                <w:rStyle w:val="Hyperlink"/>
                <w:noProof/>
              </w:rPr>
              <w:t>7.5.6.</w:t>
            </w:r>
            <w:r w:rsidR="001E1F75">
              <w:rPr>
                <w:rFonts w:asciiTheme="minorHAnsi" w:eastAsiaTheme="minorEastAsia" w:hAnsiTheme="minorHAnsi"/>
                <w:noProof/>
                <w:sz w:val="22"/>
                <w:szCs w:val="22"/>
              </w:rPr>
              <w:tab/>
            </w:r>
            <w:r w:rsidR="001E1F75" w:rsidRPr="005F07C2">
              <w:rPr>
                <w:rStyle w:val="Hyperlink"/>
                <w:noProof/>
              </w:rPr>
              <w:t>Security Vulnerability Response</w:t>
            </w:r>
            <w:r w:rsidR="001E1F75">
              <w:rPr>
                <w:noProof/>
                <w:webHidden/>
              </w:rPr>
              <w:tab/>
            </w:r>
            <w:r w:rsidR="001E1F75">
              <w:rPr>
                <w:noProof/>
                <w:webHidden/>
              </w:rPr>
              <w:fldChar w:fldCharType="begin"/>
            </w:r>
            <w:r w:rsidR="001E1F75">
              <w:rPr>
                <w:noProof/>
                <w:webHidden/>
              </w:rPr>
              <w:instrText xml:space="preserve"> PAGEREF _Toc40266490 \h </w:instrText>
            </w:r>
            <w:r w:rsidR="001E1F75">
              <w:rPr>
                <w:noProof/>
                <w:webHidden/>
              </w:rPr>
            </w:r>
            <w:r w:rsidR="001E1F75">
              <w:rPr>
                <w:noProof/>
                <w:webHidden/>
              </w:rPr>
              <w:fldChar w:fldCharType="separate"/>
            </w:r>
            <w:r w:rsidR="001E1F75">
              <w:rPr>
                <w:noProof/>
                <w:webHidden/>
              </w:rPr>
              <w:t>22</w:t>
            </w:r>
            <w:r w:rsidR="001E1F75">
              <w:rPr>
                <w:noProof/>
                <w:webHidden/>
              </w:rPr>
              <w:fldChar w:fldCharType="end"/>
            </w:r>
          </w:hyperlink>
        </w:p>
        <w:p w14:paraId="159C8B48" w14:textId="34EF61B0" w:rsidR="001E1F75" w:rsidRDefault="00F03064">
          <w:pPr>
            <w:pStyle w:val="TOC1"/>
            <w:tabs>
              <w:tab w:val="right" w:leader="dot" w:pos="9350"/>
            </w:tabs>
            <w:rPr>
              <w:rFonts w:asciiTheme="minorHAnsi" w:eastAsiaTheme="minorEastAsia" w:hAnsiTheme="minorHAnsi"/>
              <w:b w:val="0"/>
              <w:bCs w:val="0"/>
              <w:noProof/>
            </w:rPr>
          </w:pPr>
          <w:hyperlink w:anchor="_Toc40266491" w:history="1">
            <w:r w:rsidR="001E1F75" w:rsidRPr="005F07C2">
              <w:rPr>
                <w:rStyle w:val="Hyperlink"/>
                <w:rFonts w:cs="Arial"/>
                <w:noProof/>
              </w:rPr>
              <w:t>8</w:t>
            </w:r>
            <w:r w:rsidR="001E1F75">
              <w:rPr>
                <w:rFonts w:asciiTheme="minorHAnsi" w:eastAsiaTheme="minorEastAsia" w:hAnsiTheme="minorHAnsi"/>
                <w:b w:val="0"/>
                <w:bCs w:val="0"/>
                <w:noProof/>
              </w:rPr>
              <w:tab/>
            </w:r>
            <w:r w:rsidR="001E1F75" w:rsidRPr="005F07C2">
              <w:rPr>
                <w:rStyle w:val="Hyperlink"/>
                <w:noProof/>
              </w:rPr>
              <w:t>Other</w:t>
            </w:r>
            <w:r w:rsidR="001E1F75" w:rsidRPr="005F07C2">
              <w:rPr>
                <w:rStyle w:val="Hyperlink"/>
                <w:noProof/>
                <w:spacing w:val="-20"/>
              </w:rPr>
              <w:t xml:space="preserve"> </w:t>
            </w:r>
            <w:r w:rsidR="001E1F75" w:rsidRPr="005F07C2">
              <w:rPr>
                <w:rStyle w:val="Hyperlink"/>
                <w:noProof/>
              </w:rPr>
              <w:t>Activities</w:t>
            </w:r>
            <w:r w:rsidR="001E1F75">
              <w:rPr>
                <w:noProof/>
                <w:webHidden/>
              </w:rPr>
              <w:tab/>
            </w:r>
            <w:r w:rsidR="001E1F75">
              <w:rPr>
                <w:noProof/>
                <w:webHidden/>
              </w:rPr>
              <w:fldChar w:fldCharType="begin"/>
            </w:r>
            <w:r w:rsidR="001E1F75">
              <w:rPr>
                <w:noProof/>
                <w:webHidden/>
              </w:rPr>
              <w:instrText xml:space="preserve"> PAGEREF _Toc40266491 \h </w:instrText>
            </w:r>
            <w:r w:rsidR="001E1F75">
              <w:rPr>
                <w:noProof/>
                <w:webHidden/>
              </w:rPr>
            </w:r>
            <w:r w:rsidR="001E1F75">
              <w:rPr>
                <w:noProof/>
                <w:webHidden/>
              </w:rPr>
              <w:fldChar w:fldCharType="separate"/>
            </w:r>
            <w:r w:rsidR="001E1F75">
              <w:rPr>
                <w:noProof/>
                <w:webHidden/>
              </w:rPr>
              <w:t>24</w:t>
            </w:r>
            <w:r w:rsidR="001E1F75">
              <w:rPr>
                <w:noProof/>
                <w:webHidden/>
              </w:rPr>
              <w:fldChar w:fldCharType="end"/>
            </w:r>
          </w:hyperlink>
        </w:p>
        <w:p w14:paraId="31980746" w14:textId="3B0B0FA6"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92" w:history="1">
            <w:r w:rsidR="001E1F75" w:rsidRPr="005F07C2">
              <w:rPr>
                <w:rStyle w:val="Hyperlink"/>
                <w:rFonts w:cs="Arial"/>
                <w:noProof/>
              </w:rPr>
              <w:t>8.1.</w:t>
            </w:r>
            <w:r w:rsidR="001E1F75">
              <w:rPr>
                <w:rFonts w:asciiTheme="minorHAnsi" w:eastAsiaTheme="minorEastAsia" w:hAnsiTheme="minorHAnsi"/>
                <w:noProof/>
                <w:sz w:val="22"/>
                <w:szCs w:val="22"/>
              </w:rPr>
              <w:tab/>
            </w:r>
            <w:r w:rsidR="001E1F75" w:rsidRPr="005F07C2">
              <w:rPr>
                <w:rStyle w:val="Hyperlink"/>
                <w:noProof/>
              </w:rPr>
              <w:t>Legacy</w:t>
            </w:r>
            <w:r w:rsidR="001E1F75" w:rsidRPr="005F07C2">
              <w:rPr>
                <w:rStyle w:val="Hyperlink"/>
                <w:noProof/>
                <w:spacing w:val="-9"/>
              </w:rPr>
              <w:t xml:space="preserve"> </w:t>
            </w:r>
            <w:r w:rsidR="001E1F75" w:rsidRPr="005F07C2">
              <w:rPr>
                <w:rStyle w:val="Hyperlink"/>
                <w:noProof/>
              </w:rPr>
              <w:t>and</w:t>
            </w:r>
            <w:r w:rsidR="001E1F75" w:rsidRPr="005F07C2">
              <w:rPr>
                <w:rStyle w:val="Hyperlink"/>
                <w:noProof/>
                <w:spacing w:val="1"/>
              </w:rPr>
              <w:t xml:space="preserve"> </w:t>
            </w:r>
            <w:r w:rsidR="001E1F75" w:rsidRPr="005F07C2">
              <w:rPr>
                <w:rStyle w:val="Hyperlink"/>
                <w:noProof/>
              </w:rPr>
              <w:t>Third</w:t>
            </w:r>
            <w:r w:rsidR="001E1F75" w:rsidRPr="005F07C2">
              <w:rPr>
                <w:rStyle w:val="Hyperlink"/>
                <w:noProof/>
                <w:spacing w:val="-2"/>
              </w:rPr>
              <w:t>-Party</w:t>
            </w:r>
            <w:r w:rsidR="001E1F75" w:rsidRPr="005F07C2">
              <w:rPr>
                <w:rStyle w:val="Hyperlink"/>
                <w:noProof/>
                <w:spacing w:val="-9"/>
              </w:rPr>
              <w:t xml:space="preserve"> </w:t>
            </w:r>
            <w:r w:rsidR="001E1F75" w:rsidRPr="005F07C2">
              <w:rPr>
                <w:rStyle w:val="Hyperlink"/>
                <w:noProof/>
              </w:rPr>
              <w:t>Code</w:t>
            </w:r>
            <w:r w:rsidR="001E1F75">
              <w:rPr>
                <w:noProof/>
                <w:webHidden/>
              </w:rPr>
              <w:tab/>
            </w:r>
            <w:r w:rsidR="001E1F75">
              <w:rPr>
                <w:noProof/>
                <w:webHidden/>
              </w:rPr>
              <w:fldChar w:fldCharType="begin"/>
            </w:r>
            <w:r w:rsidR="001E1F75">
              <w:rPr>
                <w:noProof/>
                <w:webHidden/>
              </w:rPr>
              <w:instrText xml:space="preserve"> PAGEREF _Toc40266492 \h </w:instrText>
            </w:r>
            <w:r w:rsidR="001E1F75">
              <w:rPr>
                <w:noProof/>
                <w:webHidden/>
              </w:rPr>
            </w:r>
            <w:r w:rsidR="001E1F75">
              <w:rPr>
                <w:noProof/>
                <w:webHidden/>
              </w:rPr>
              <w:fldChar w:fldCharType="separate"/>
            </w:r>
            <w:r w:rsidR="001E1F75">
              <w:rPr>
                <w:noProof/>
                <w:webHidden/>
              </w:rPr>
              <w:t>24</w:t>
            </w:r>
            <w:r w:rsidR="001E1F75">
              <w:rPr>
                <w:noProof/>
                <w:webHidden/>
              </w:rPr>
              <w:fldChar w:fldCharType="end"/>
            </w:r>
          </w:hyperlink>
        </w:p>
        <w:p w14:paraId="305BD229" w14:textId="53AA5A6C"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93" w:history="1">
            <w:r w:rsidR="001E1F75" w:rsidRPr="005F07C2">
              <w:rPr>
                <w:rStyle w:val="Hyperlink"/>
                <w:rFonts w:eastAsia="Arial" w:cs="Arial"/>
                <w:noProof/>
              </w:rPr>
              <w:t>8.1.1.</w:t>
            </w:r>
            <w:r w:rsidR="001E1F75">
              <w:rPr>
                <w:rFonts w:asciiTheme="minorHAnsi" w:eastAsiaTheme="minorEastAsia" w:hAnsiTheme="minorHAnsi"/>
                <w:noProof/>
                <w:sz w:val="22"/>
                <w:szCs w:val="22"/>
              </w:rPr>
              <w:tab/>
            </w:r>
            <w:r w:rsidR="001E1F75" w:rsidRPr="005F07C2">
              <w:rPr>
                <w:rStyle w:val="Hyperlink"/>
                <w:noProof/>
              </w:rPr>
              <w:t>Intellectual Property</w:t>
            </w:r>
            <w:r w:rsidR="001E1F75" w:rsidRPr="005F07C2">
              <w:rPr>
                <w:rStyle w:val="Hyperlink"/>
                <w:noProof/>
                <w:spacing w:val="-3"/>
              </w:rPr>
              <w:t xml:space="preserve"> </w:t>
            </w:r>
            <w:r w:rsidR="001E1F75" w:rsidRPr="005F07C2">
              <w:rPr>
                <w:rStyle w:val="Hyperlink"/>
                <w:noProof/>
              </w:rPr>
              <w:t>Policy</w:t>
            </w:r>
            <w:r w:rsidR="001E1F75">
              <w:rPr>
                <w:noProof/>
                <w:webHidden/>
              </w:rPr>
              <w:tab/>
            </w:r>
            <w:r w:rsidR="001E1F75">
              <w:rPr>
                <w:noProof/>
                <w:webHidden/>
              </w:rPr>
              <w:fldChar w:fldCharType="begin"/>
            </w:r>
            <w:r w:rsidR="001E1F75">
              <w:rPr>
                <w:noProof/>
                <w:webHidden/>
              </w:rPr>
              <w:instrText xml:space="preserve"> PAGEREF _Toc40266493 \h </w:instrText>
            </w:r>
            <w:r w:rsidR="001E1F75">
              <w:rPr>
                <w:noProof/>
                <w:webHidden/>
              </w:rPr>
            </w:r>
            <w:r w:rsidR="001E1F75">
              <w:rPr>
                <w:noProof/>
                <w:webHidden/>
              </w:rPr>
              <w:fldChar w:fldCharType="separate"/>
            </w:r>
            <w:r w:rsidR="001E1F75">
              <w:rPr>
                <w:noProof/>
                <w:webHidden/>
              </w:rPr>
              <w:t>24</w:t>
            </w:r>
            <w:r w:rsidR="001E1F75">
              <w:rPr>
                <w:noProof/>
                <w:webHidden/>
              </w:rPr>
              <w:fldChar w:fldCharType="end"/>
            </w:r>
          </w:hyperlink>
        </w:p>
        <w:p w14:paraId="4D9A3E8B" w14:textId="01DD3DC7"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94" w:history="1">
            <w:r w:rsidR="001E1F75" w:rsidRPr="005F07C2">
              <w:rPr>
                <w:rStyle w:val="Hyperlink"/>
                <w:rFonts w:cs="Arial"/>
                <w:noProof/>
              </w:rPr>
              <w:t>8.2.</w:t>
            </w:r>
            <w:r w:rsidR="001E1F75">
              <w:rPr>
                <w:rFonts w:asciiTheme="minorHAnsi" w:eastAsiaTheme="minorEastAsia" w:hAnsiTheme="minorHAnsi"/>
                <w:noProof/>
                <w:sz w:val="22"/>
                <w:szCs w:val="22"/>
              </w:rPr>
              <w:tab/>
            </w:r>
            <w:r w:rsidR="001E1F75" w:rsidRPr="005F07C2">
              <w:rPr>
                <w:rStyle w:val="Hyperlink"/>
                <w:noProof/>
              </w:rPr>
              <w:t>Configuration Management</w:t>
            </w:r>
            <w:r w:rsidR="001E1F75">
              <w:rPr>
                <w:noProof/>
                <w:webHidden/>
              </w:rPr>
              <w:tab/>
            </w:r>
            <w:r w:rsidR="001E1F75">
              <w:rPr>
                <w:noProof/>
                <w:webHidden/>
              </w:rPr>
              <w:fldChar w:fldCharType="begin"/>
            </w:r>
            <w:r w:rsidR="001E1F75">
              <w:rPr>
                <w:noProof/>
                <w:webHidden/>
              </w:rPr>
              <w:instrText xml:space="preserve"> PAGEREF _Toc40266494 \h </w:instrText>
            </w:r>
            <w:r w:rsidR="001E1F75">
              <w:rPr>
                <w:noProof/>
                <w:webHidden/>
              </w:rPr>
            </w:r>
            <w:r w:rsidR="001E1F75">
              <w:rPr>
                <w:noProof/>
                <w:webHidden/>
              </w:rPr>
              <w:fldChar w:fldCharType="separate"/>
            </w:r>
            <w:r w:rsidR="001E1F75">
              <w:rPr>
                <w:noProof/>
                <w:webHidden/>
              </w:rPr>
              <w:t>25</w:t>
            </w:r>
            <w:r w:rsidR="001E1F75">
              <w:rPr>
                <w:noProof/>
                <w:webHidden/>
              </w:rPr>
              <w:fldChar w:fldCharType="end"/>
            </w:r>
          </w:hyperlink>
        </w:p>
        <w:p w14:paraId="315E378F" w14:textId="613E9730"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95" w:history="1">
            <w:r w:rsidR="001E1F75" w:rsidRPr="005F07C2">
              <w:rPr>
                <w:rStyle w:val="Hyperlink"/>
                <w:noProof/>
              </w:rPr>
              <w:t>8.3.</w:t>
            </w:r>
            <w:r w:rsidR="001E1F75">
              <w:rPr>
                <w:rFonts w:asciiTheme="minorHAnsi" w:eastAsiaTheme="minorEastAsia" w:hAnsiTheme="minorHAnsi"/>
                <w:noProof/>
                <w:sz w:val="22"/>
                <w:szCs w:val="22"/>
              </w:rPr>
              <w:tab/>
            </w:r>
            <w:r w:rsidR="001E1F75" w:rsidRPr="005F07C2">
              <w:rPr>
                <w:rStyle w:val="Hyperlink"/>
                <w:noProof/>
              </w:rPr>
              <w:t>Development Tools</w:t>
            </w:r>
            <w:r w:rsidR="001E1F75">
              <w:rPr>
                <w:noProof/>
                <w:webHidden/>
              </w:rPr>
              <w:tab/>
            </w:r>
            <w:r w:rsidR="001E1F75">
              <w:rPr>
                <w:noProof/>
                <w:webHidden/>
              </w:rPr>
              <w:fldChar w:fldCharType="begin"/>
            </w:r>
            <w:r w:rsidR="001E1F75">
              <w:rPr>
                <w:noProof/>
                <w:webHidden/>
              </w:rPr>
              <w:instrText xml:space="preserve"> PAGEREF _Toc40266495 \h </w:instrText>
            </w:r>
            <w:r w:rsidR="001E1F75">
              <w:rPr>
                <w:noProof/>
                <w:webHidden/>
              </w:rPr>
            </w:r>
            <w:r w:rsidR="001E1F75">
              <w:rPr>
                <w:noProof/>
                <w:webHidden/>
              </w:rPr>
              <w:fldChar w:fldCharType="separate"/>
            </w:r>
            <w:r w:rsidR="001E1F75">
              <w:rPr>
                <w:noProof/>
                <w:webHidden/>
              </w:rPr>
              <w:t>25</w:t>
            </w:r>
            <w:r w:rsidR="001E1F75">
              <w:rPr>
                <w:noProof/>
                <w:webHidden/>
              </w:rPr>
              <w:fldChar w:fldCharType="end"/>
            </w:r>
          </w:hyperlink>
        </w:p>
        <w:p w14:paraId="0686335B" w14:textId="613E05C9" w:rsidR="001E1F75" w:rsidRDefault="00F03064">
          <w:pPr>
            <w:pStyle w:val="TOC1"/>
            <w:tabs>
              <w:tab w:val="right" w:leader="dot" w:pos="9350"/>
            </w:tabs>
            <w:rPr>
              <w:rFonts w:asciiTheme="minorHAnsi" w:eastAsiaTheme="minorEastAsia" w:hAnsiTheme="minorHAnsi"/>
              <w:b w:val="0"/>
              <w:bCs w:val="0"/>
              <w:noProof/>
            </w:rPr>
          </w:pPr>
          <w:hyperlink w:anchor="_Toc40266496" w:history="1">
            <w:r w:rsidR="001E1F75" w:rsidRPr="005F07C2">
              <w:rPr>
                <w:rStyle w:val="Hyperlink"/>
                <w:noProof/>
              </w:rPr>
              <w:t>9</w:t>
            </w:r>
            <w:r w:rsidR="001E1F75">
              <w:rPr>
                <w:rFonts w:asciiTheme="minorHAnsi" w:eastAsiaTheme="minorEastAsia" w:hAnsiTheme="minorHAnsi"/>
                <w:b w:val="0"/>
                <w:bCs w:val="0"/>
                <w:noProof/>
              </w:rPr>
              <w:tab/>
            </w:r>
            <w:r w:rsidR="001E1F75" w:rsidRPr="005F07C2">
              <w:rPr>
                <w:rStyle w:val="Hyperlink"/>
                <w:noProof/>
              </w:rPr>
              <w:t>References</w:t>
            </w:r>
            <w:r w:rsidR="001E1F75">
              <w:rPr>
                <w:noProof/>
                <w:webHidden/>
              </w:rPr>
              <w:tab/>
            </w:r>
            <w:r w:rsidR="001E1F75">
              <w:rPr>
                <w:noProof/>
                <w:webHidden/>
              </w:rPr>
              <w:fldChar w:fldCharType="begin"/>
            </w:r>
            <w:r w:rsidR="001E1F75">
              <w:rPr>
                <w:noProof/>
                <w:webHidden/>
              </w:rPr>
              <w:instrText xml:space="preserve"> PAGEREF _Toc40266496 \h </w:instrText>
            </w:r>
            <w:r w:rsidR="001E1F75">
              <w:rPr>
                <w:noProof/>
                <w:webHidden/>
              </w:rPr>
            </w:r>
            <w:r w:rsidR="001E1F75">
              <w:rPr>
                <w:noProof/>
                <w:webHidden/>
              </w:rPr>
              <w:fldChar w:fldCharType="separate"/>
            </w:r>
            <w:r w:rsidR="001E1F75">
              <w:rPr>
                <w:noProof/>
                <w:webHidden/>
              </w:rPr>
              <w:t>26</w:t>
            </w:r>
            <w:r w:rsidR="001E1F75">
              <w:rPr>
                <w:noProof/>
                <w:webHidden/>
              </w:rPr>
              <w:fldChar w:fldCharType="end"/>
            </w:r>
          </w:hyperlink>
        </w:p>
        <w:p w14:paraId="656CEBB2" w14:textId="79E8399A"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97" w:history="1">
            <w:r w:rsidR="001E1F75" w:rsidRPr="005F07C2">
              <w:rPr>
                <w:rStyle w:val="Hyperlink"/>
                <w:rFonts w:cs="Arial"/>
                <w:noProof/>
              </w:rPr>
              <w:t>9.1.</w:t>
            </w:r>
            <w:r w:rsidR="001E1F75">
              <w:rPr>
                <w:rFonts w:asciiTheme="minorHAnsi" w:eastAsiaTheme="minorEastAsia" w:hAnsiTheme="minorHAnsi"/>
                <w:noProof/>
                <w:sz w:val="22"/>
                <w:szCs w:val="22"/>
              </w:rPr>
              <w:tab/>
            </w:r>
            <w:r w:rsidR="001E1F75" w:rsidRPr="005F07C2">
              <w:rPr>
                <w:rStyle w:val="Hyperlink"/>
                <w:noProof/>
                <w:spacing w:val="-1"/>
              </w:rPr>
              <w:t>Wind</w:t>
            </w:r>
            <w:r w:rsidR="001E1F75" w:rsidRPr="005F07C2">
              <w:rPr>
                <w:rStyle w:val="Hyperlink"/>
                <w:noProof/>
              </w:rPr>
              <w:t xml:space="preserve"> </w:t>
            </w:r>
            <w:r w:rsidR="001E1F75" w:rsidRPr="005F07C2">
              <w:rPr>
                <w:rStyle w:val="Hyperlink"/>
                <w:noProof/>
                <w:spacing w:val="-2"/>
              </w:rPr>
              <w:t>River</w:t>
            </w:r>
            <w:r w:rsidR="001E1F75" w:rsidRPr="005F07C2">
              <w:rPr>
                <w:rStyle w:val="Hyperlink"/>
                <w:noProof/>
                <w:spacing w:val="1"/>
              </w:rPr>
              <w:t xml:space="preserve"> </w:t>
            </w:r>
            <w:r w:rsidR="001E1F75" w:rsidRPr="005F07C2">
              <w:rPr>
                <w:rStyle w:val="Hyperlink"/>
                <w:noProof/>
                <w:spacing w:val="-1"/>
              </w:rPr>
              <w:t>PDLC</w:t>
            </w:r>
            <w:r w:rsidR="001E1F75">
              <w:rPr>
                <w:noProof/>
                <w:webHidden/>
              </w:rPr>
              <w:tab/>
            </w:r>
            <w:r w:rsidR="001E1F75">
              <w:rPr>
                <w:noProof/>
                <w:webHidden/>
              </w:rPr>
              <w:fldChar w:fldCharType="begin"/>
            </w:r>
            <w:r w:rsidR="001E1F75">
              <w:rPr>
                <w:noProof/>
                <w:webHidden/>
              </w:rPr>
              <w:instrText xml:space="preserve"> PAGEREF _Toc40266497 \h </w:instrText>
            </w:r>
            <w:r w:rsidR="001E1F75">
              <w:rPr>
                <w:noProof/>
                <w:webHidden/>
              </w:rPr>
            </w:r>
            <w:r w:rsidR="001E1F75">
              <w:rPr>
                <w:noProof/>
                <w:webHidden/>
              </w:rPr>
              <w:fldChar w:fldCharType="separate"/>
            </w:r>
            <w:r w:rsidR="001E1F75">
              <w:rPr>
                <w:noProof/>
                <w:webHidden/>
              </w:rPr>
              <w:t>26</w:t>
            </w:r>
            <w:r w:rsidR="001E1F75">
              <w:rPr>
                <w:noProof/>
                <w:webHidden/>
              </w:rPr>
              <w:fldChar w:fldCharType="end"/>
            </w:r>
          </w:hyperlink>
        </w:p>
        <w:p w14:paraId="73CDEDB0" w14:textId="17F6C7D7" w:rsidR="005A76DC" w:rsidRPr="00D85075" w:rsidRDefault="00F62376" w:rsidP="00D85075">
          <w:r>
            <w:rPr>
              <w:b/>
              <w:bCs/>
              <w:noProof/>
            </w:rPr>
            <w:fldChar w:fldCharType="end"/>
          </w:r>
        </w:p>
      </w:sdtContent>
    </w:sdt>
    <w:p w14:paraId="3E247099" w14:textId="77777777" w:rsidR="005A76DC" w:rsidRDefault="005A76DC">
      <w:pPr>
        <w:rPr>
          <w:rFonts w:ascii="Times New Roman" w:eastAsia="Times New Roman" w:hAnsi="Times New Roman" w:cs="Times New Roman"/>
          <w:sz w:val="19"/>
          <w:szCs w:val="19"/>
        </w:rPr>
        <w:sectPr w:rsidR="005A76DC" w:rsidSect="007D10F1">
          <w:footerReference w:type="even" r:id="rId19"/>
          <w:footerReference w:type="default" r:id="rId20"/>
          <w:pgSz w:w="12240" w:h="15840"/>
          <w:pgMar w:top="1440" w:right="1440" w:bottom="1440" w:left="1440" w:header="850" w:footer="1134" w:gutter="0"/>
          <w:pgNumType w:fmt="lowerRoman"/>
          <w:cols w:space="720"/>
          <w:titlePg/>
          <w:docGrid w:linePitch="299"/>
        </w:sectPr>
      </w:pPr>
    </w:p>
    <w:p w14:paraId="00F2EE75" w14:textId="4C4ACE05" w:rsidR="005A76DC" w:rsidRPr="009A38C9" w:rsidRDefault="00E367D3" w:rsidP="009A38C9">
      <w:pPr>
        <w:pStyle w:val="HeadingA1"/>
        <w:rPr>
          <w:rFonts w:cs="Arial"/>
          <w:szCs w:val="52"/>
        </w:rPr>
      </w:pPr>
      <w:bookmarkStart w:id="0" w:name="_bookmark0"/>
      <w:bookmarkStart w:id="1" w:name="_Toc40266443"/>
      <w:bookmarkEnd w:id="0"/>
      <w:r w:rsidRPr="009A38C9">
        <w:lastRenderedPageBreak/>
        <w:t>Purpose</w:t>
      </w:r>
      <w:bookmarkEnd w:id="1"/>
    </w:p>
    <w:p w14:paraId="7AF67956" w14:textId="77777777" w:rsidR="002A08A6" w:rsidRDefault="002A08A6" w:rsidP="002A08A6">
      <w:pPr>
        <w:pStyle w:val="BodyText"/>
        <w:spacing w:line="250" w:lineRule="auto"/>
        <w:ind w:left="2260" w:right="202"/>
      </w:pPr>
      <w:r>
        <w:t>The purpose of this document is to provide Wind River customers with an overview of the Wind River VxWorks engineering team software development life cycle (SDLC).</w:t>
      </w:r>
    </w:p>
    <w:p w14:paraId="580B5409" w14:textId="5C99E255" w:rsidR="005A76DC" w:rsidRDefault="002A08A6" w:rsidP="002A08A6">
      <w:pPr>
        <w:pStyle w:val="BodyText"/>
        <w:spacing w:line="250" w:lineRule="auto"/>
        <w:ind w:left="2260" w:right="202"/>
        <w:rPr>
          <w:rFonts w:cs="Times New Roman"/>
        </w:rPr>
      </w:pPr>
      <w:r>
        <w:t>This document is part of Wind River’s commitment to provide information needed on Wind River’s internal development processes.</w:t>
      </w:r>
    </w:p>
    <w:p w14:paraId="33AA9AD8" w14:textId="59F6E78B" w:rsidR="00F20703" w:rsidRDefault="00F20703">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7BCA48C3" w14:textId="77777777" w:rsidR="005A76DC" w:rsidRDefault="00E367D3" w:rsidP="009A38C9">
      <w:pPr>
        <w:pStyle w:val="HeadingA1"/>
        <w:rPr>
          <w:rFonts w:cs="Arial"/>
          <w:szCs w:val="52"/>
        </w:rPr>
      </w:pPr>
      <w:bookmarkStart w:id="2" w:name="_bookmark1"/>
      <w:bookmarkStart w:id="3" w:name="_Toc40266444"/>
      <w:bookmarkEnd w:id="2"/>
      <w:r>
        <w:rPr>
          <w:w w:val="95"/>
        </w:rPr>
        <w:lastRenderedPageBreak/>
        <w:t>Scope</w:t>
      </w:r>
      <w:bookmarkEnd w:id="3"/>
    </w:p>
    <w:p w14:paraId="7E403B77" w14:textId="568B1887" w:rsidR="005A76DC" w:rsidRDefault="00E367D3">
      <w:pPr>
        <w:pStyle w:val="BodyText"/>
        <w:spacing w:before="386" w:line="250" w:lineRule="auto"/>
        <w:ind w:left="2260" w:right="234"/>
      </w:pPr>
      <w:r>
        <w:t>The</w:t>
      </w:r>
      <w:r>
        <w:rPr>
          <w:spacing w:val="-6"/>
        </w:rPr>
        <w:t xml:space="preserve"> </w:t>
      </w:r>
      <w:r>
        <w:rPr>
          <w:spacing w:val="-1"/>
        </w:rPr>
        <w:t>Wind</w:t>
      </w:r>
      <w:r>
        <w:rPr>
          <w:spacing w:val="-4"/>
        </w:rPr>
        <w:t xml:space="preserve"> </w:t>
      </w:r>
      <w:r>
        <w:t>River</w:t>
      </w:r>
      <w:r>
        <w:rPr>
          <w:spacing w:val="-4"/>
        </w:rPr>
        <w:t xml:space="preserve"> </w:t>
      </w:r>
      <w:r>
        <w:rPr>
          <w:spacing w:val="-1"/>
        </w:rPr>
        <w:t>VxWorks</w:t>
      </w:r>
      <w:r>
        <w:rPr>
          <w:spacing w:val="-7"/>
        </w:rPr>
        <w:t xml:space="preserve"> </w:t>
      </w:r>
      <w:r>
        <w:t>Engineering</w:t>
      </w:r>
      <w:r>
        <w:rPr>
          <w:spacing w:val="-6"/>
        </w:rPr>
        <w:t xml:space="preserve"> </w:t>
      </w:r>
      <w:r>
        <w:rPr>
          <w:spacing w:val="-1"/>
        </w:rPr>
        <w:t>software</w:t>
      </w:r>
      <w:r>
        <w:rPr>
          <w:spacing w:val="-7"/>
        </w:rPr>
        <w:t xml:space="preserve"> </w:t>
      </w:r>
      <w:r>
        <w:t>development</w:t>
      </w:r>
      <w:r>
        <w:rPr>
          <w:spacing w:val="-6"/>
        </w:rPr>
        <w:t xml:space="preserve"> </w:t>
      </w:r>
      <w:r>
        <w:rPr>
          <w:spacing w:val="1"/>
        </w:rPr>
        <w:t>life</w:t>
      </w:r>
      <w:r>
        <w:rPr>
          <w:spacing w:val="-7"/>
        </w:rPr>
        <w:t xml:space="preserve"> </w:t>
      </w:r>
      <w:r>
        <w:t>cycle</w:t>
      </w:r>
      <w:r>
        <w:rPr>
          <w:spacing w:val="-7"/>
        </w:rPr>
        <w:t xml:space="preserve"> </w:t>
      </w:r>
      <w:r>
        <w:rPr>
          <w:spacing w:val="1"/>
        </w:rPr>
        <w:t>is</w:t>
      </w:r>
      <w:r>
        <w:rPr>
          <w:spacing w:val="-6"/>
        </w:rPr>
        <w:t xml:space="preserve"> </w:t>
      </w:r>
      <w:r>
        <w:rPr>
          <w:spacing w:val="-1"/>
        </w:rPr>
        <w:t>part</w:t>
      </w:r>
      <w:r>
        <w:rPr>
          <w:spacing w:val="-4"/>
        </w:rPr>
        <w:t xml:space="preserve"> </w:t>
      </w:r>
      <w:r>
        <w:rPr>
          <w:spacing w:val="-1"/>
        </w:rPr>
        <w:t>of</w:t>
      </w:r>
      <w:r>
        <w:rPr>
          <w:spacing w:val="-7"/>
        </w:rPr>
        <w:t xml:space="preserve"> </w:t>
      </w:r>
      <w:r>
        <w:rPr>
          <w:spacing w:val="1"/>
        </w:rPr>
        <w:t>the</w:t>
      </w:r>
      <w:r>
        <w:rPr>
          <w:spacing w:val="44"/>
          <w:w w:val="99"/>
        </w:rPr>
        <w:t xml:space="preserve"> </w:t>
      </w:r>
      <w:r>
        <w:rPr>
          <w:spacing w:val="-1"/>
        </w:rPr>
        <w:t>Wind</w:t>
      </w:r>
      <w:r>
        <w:rPr>
          <w:spacing w:val="-5"/>
        </w:rPr>
        <w:t xml:space="preserve"> </w:t>
      </w:r>
      <w:r>
        <w:rPr>
          <w:spacing w:val="-1"/>
        </w:rPr>
        <w:t>River</w:t>
      </w:r>
      <w:r>
        <w:rPr>
          <w:spacing w:val="-5"/>
        </w:rPr>
        <w:t xml:space="preserve"> </w:t>
      </w:r>
      <w:r>
        <w:t>executive</w:t>
      </w:r>
      <w:r>
        <w:rPr>
          <w:spacing w:val="-5"/>
        </w:rPr>
        <w:t xml:space="preserve"> </w:t>
      </w:r>
      <w:r>
        <w:t>management</w:t>
      </w:r>
      <w:r>
        <w:rPr>
          <w:spacing w:val="-3"/>
        </w:rPr>
        <w:t xml:space="preserve"> </w:t>
      </w:r>
      <w:r>
        <w:rPr>
          <w:spacing w:val="-1"/>
        </w:rPr>
        <w:t>commitment</w:t>
      </w:r>
      <w:r>
        <w:rPr>
          <w:spacing w:val="-6"/>
        </w:rPr>
        <w:t xml:space="preserve"> </w:t>
      </w:r>
      <w:r>
        <w:t>to</w:t>
      </w:r>
      <w:r>
        <w:rPr>
          <w:spacing w:val="-7"/>
        </w:rPr>
        <w:t xml:space="preserve"> </w:t>
      </w:r>
      <w:r>
        <w:rPr>
          <w:spacing w:val="1"/>
        </w:rPr>
        <w:t>the</w:t>
      </w:r>
      <w:r>
        <w:rPr>
          <w:spacing w:val="-5"/>
        </w:rPr>
        <w:t xml:space="preserve"> </w:t>
      </w:r>
      <w:r>
        <w:rPr>
          <w:spacing w:val="-1"/>
        </w:rPr>
        <w:t>overall</w:t>
      </w:r>
      <w:r>
        <w:rPr>
          <w:spacing w:val="-8"/>
        </w:rPr>
        <w:t xml:space="preserve"> </w:t>
      </w:r>
      <w:r>
        <w:t>quality</w:t>
      </w:r>
      <w:r>
        <w:rPr>
          <w:spacing w:val="-7"/>
        </w:rPr>
        <w:t xml:space="preserve"> </w:t>
      </w:r>
      <w:r>
        <w:t>of</w:t>
      </w:r>
      <w:r>
        <w:rPr>
          <w:spacing w:val="-7"/>
        </w:rPr>
        <w:t xml:space="preserve"> </w:t>
      </w:r>
      <w:r>
        <w:t>its</w:t>
      </w:r>
      <w:r>
        <w:rPr>
          <w:spacing w:val="-6"/>
        </w:rPr>
        <w:t xml:space="preserve"> </w:t>
      </w:r>
      <w:r>
        <w:t>products</w:t>
      </w:r>
      <w:r>
        <w:rPr>
          <w:spacing w:val="-7"/>
        </w:rPr>
        <w:t xml:space="preserve"> </w:t>
      </w:r>
      <w:r>
        <w:t>and</w:t>
      </w:r>
      <w:r>
        <w:rPr>
          <w:spacing w:val="64"/>
          <w:w w:val="99"/>
        </w:rPr>
        <w:t xml:space="preserve"> </w:t>
      </w:r>
      <w:r>
        <w:t>specifically</w:t>
      </w:r>
      <w:r>
        <w:rPr>
          <w:spacing w:val="-8"/>
        </w:rPr>
        <w:t xml:space="preserve"> </w:t>
      </w:r>
      <w:r>
        <w:rPr>
          <w:spacing w:val="1"/>
        </w:rPr>
        <w:t>to</w:t>
      </w:r>
      <w:r>
        <w:rPr>
          <w:spacing w:val="-6"/>
        </w:rPr>
        <w:t xml:space="preserve"> </w:t>
      </w:r>
      <w:r>
        <w:t>its</w:t>
      </w:r>
      <w:r>
        <w:rPr>
          <w:spacing w:val="-7"/>
        </w:rPr>
        <w:t xml:space="preserve"> </w:t>
      </w:r>
      <w:r>
        <w:t>clients</w:t>
      </w:r>
      <w:r>
        <w:rPr>
          <w:spacing w:val="-6"/>
        </w:rPr>
        <w:t xml:space="preserve"> </w:t>
      </w:r>
      <w:r>
        <w:t>in</w:t>
      </w:r>
      <w:r>
        <w:rPr>
          <w:spacing w:val="-5"/>
        </w:rPr>
        <w:t xml:space="preserve"> </w:t>
      </w:r>
      <w:r>
        <w:t>safety</w:t>
      </w:r>
      <w:r>
        <w:rPr>
          <w:spacing w:val="-6"/>
        </w:rPr>
        <w:t xml:space="preserve"> </w:t>
      </w:r>
      <w:r>
        <w:t>critical</w:t>
      </w:r>
      <w:r>
        <w:rPr>
          <w:spacing w:val="-9"/>
        </w:rPr>
        <w:t xml:space="preserve"> </w:t>
      </w:r>
      <w:r>
        <w:t>industries.</w:t>
      </w:r>
    </w:p>
    <w:p w14:paraId="01363B12" w14:textId="3E9BC4C1" w:rsidR="005A76DC" w:rsidRDefault="00E367D3">
      <w:pPr>
        <w:spacing w:before="121" w:line="250" w:lineRule="auto"/>
        <w:ind w:left="2260" w:right="234"/>
        <w:rPr>
          <w:rFonts w:ascii="Times New Roman" w:eastAsia="Times New Roman" w:hAnsi="Times New Roman" w:cs="Times New Roman"/>
          <w:sz w:val="20"/>
          <w:szCs w:val="20"/>
        </w:rPr>
      </w:pPr>
      <w:r>
        <w:rPr>
          <w:rFonts w:ascii="Times New Roman"/>
          <w:spacing w:val="-2"/>
          <w:sz w:val="20"/>
        </w:rPr>
        <w:t>As</w:t>
      </w:r>
      <w:r>
        <w:rPr>
          <w:rFonts w:ascii="Times New Roman"/>
          <w:spacing w:val="-6"/>
          <w:sz w:val="20"/>
        </w:rPr>
        <w:t xml:space="preserve"> </w:t>
      </w:r>
      <w:r>
        <w:rPr>
          <w:rFonts w:ascii="Times New Roman"/>
          <w:sz w:val="20"/>
        </w:rPr>
        <w:t>described</w:t>
      </w:r>
      <w:r>
        <w:rPr>
          <w:rFonts w:ascii="Times New Roman"/>
          <w:spacing w:val="-4"/>
          <w:sz w:val="20"/>
        </w:rPr>
        <w:t xml:space="preserve"> </w:t>
      </w:r>
      <w:r>
        <w:rPr>
          <w:rFonts w:ascii="Times New Roman"/>
          <w:sz w:val="20"/>
        </w:rPr>
        <w:t>in</w:t>
      </w:r>
      <w:r>
        <w:rPr>
          <w:rFonts w:ascii="Times New Roman"/>
          <w:spacing w:val="-4"/>
          <w:sz w:val="20"/>
        </w:rPr>
        <w:t xml:space="preserve"> </w:t>
      </w:r>
      <w:r>
        <w:rPr>
          <w:rFonts w:ascii="Times New Roman"/>
          <w:sz w:val="20"/>
        </w:rPr>
        <w:t>the</w:t>
      </w:r>
      <w:r>
        <w:rPr>
          <w:rFonts w:ascii="Times New Roman"/>
          <w:spacing w:val="-3"/>
          <w:sz w:val="20"/>
        </w:rPr>
        <w:t xml:space="preserve"> </w:t>
      </w:r>
      <w:r>
        <w:rPr>
          <w:rFonts w:ascii="Times New Roman"/>
          <w:i/>
          <w:spacing w:val="-1"/>
          <w:sz w:val="20"/>
        </w:rPr>
        <w:t>Wind</w:t>
      </w:r>
      <w:r>
        <w:rPr>
          <w:rFonts w:ascii="Times New Roman"/>
          <w:i/>
          <w:spacing w:val="-5"/>
          <w:sz w:val="20"/>
        </w:rPr>
        <w:t xml:space="preserve"> </w:t>
      </w:r>
      <w:r>
        <w:rPr>
          <w:rFonts w:ascii="Times New Roman"/>
          <w:i/>
          <w:sz w:val="20"/>
        </w:rPr>
        <w:t>River</w:t>
      </w:r>
      <w:r>
        <w:rPr>
          <w:rFonts w:ascii="Times New Roman"/>
          <w:i/>
          <w:spacing w:val="-5"/>
          <w:sz w:val="20"/>
        </w:rPr>
        <w:t xml:space="preserve"> </w:t>
      </w:r>
      <w:r>
        <w:rPr>
          <w:rFonts w:ascii="Times New Roman"/>
          <w:i/>
          <w:sz w:val="20"/>
        </w:rPr>
        <w:t>Product</w:t>
      </w:r>
      <w:r>
        <w:rPr>
          <w:rFonts w:ascii="Times New Roman"/>
          <w:i/>
          <w:spacing w:val="-5"/>
          <w:sz w:val="20"/>
        </w:rPr>
        <w:t xml:space="preserve"> </w:t>
      </w:r>
      <w:r>
        <w:rPr>
          <w:rFonts w:ascii="Times New Roman"/>
          <w:i/>
          <w:sz w:val="20"/>
        </w:rPr>
        <w:t>Development</w:t>
      </w:r>
      <w:r>
        <w:rPr>
          <w:rFonts w:ascii="Times New Roman"/>
          <w:i/>
          <w:spacing w:val="-6"/>
          <w:sz w:val="20"/>
        </w:rPr>
        <w:t xml:space="preserve"> </w:t>
      </w:r>
      <w:r>
        <w:rPr>
          <w:rFonts w:ascii="Times New Roman"/>
          <w:i/>
          <w:sz w:val="20"/>
        </w:rPr>
        <w:t>Life</w:t>
      </w:r>
      <w:r>
        <w:rPr>
          <w:rFonts w:ascii="Times New Roman"/>
          <w:i/>
          <w:spacing w:val="-5"/>
          <w:sz w:val="20"/>
        </w:rPr>
        <w:t xml:space="preserve"> </w:t>
      </w:r>
      <w:r>
        <w:rPr>
          <w:rFonts w:ascii="Times New Roman"/>
          <w:i/>
          <w:spacing w:val="-1"/>
          <w:sz w:val="20"/>
        </w:rPr>
        <w:t>Cycle</w:t>
      </w:r>
      <w:r>
        <w:rPr>
          <w:rFonts w:ascii="Times New Roman"/>
          <w:i/>
          <w:spacing w:val="-5"/>
          <w:sz w:val="20"/>
        </w:rPr>
        <w:t xml:space="preserve"> </w:t>
      </w:r>
      <w:r>
        <w:rPr>
          <w:rFonts w:ascii="Times New Roman"/>
          <w:i/>
          <w:sz w:val="20"/>
        </w:rPr>
        <w:t>Overview</w:t>
      </w:r>
      <w:r>
        <w:rPr>
          <w:rFonts w:ascii="Times New Roman"/>
          <w:sz w:val="20"/>
        </w:rPr>
        <w:t>,</w:t>
      </w:r>
      <w:r>
        <w:rPr>
          <w:rFonts w:ascii="Times New Roman"/>
          <w:spacing w:val="-5"/>
          <w:sz w:val="20"/>
        </w:rPr>
        <w:t xml:space="preserve"> </w:t>
      </w:r>
      <w:r>
        <w:rPr>
          <w:rFonts w:ascii="Times New Roman"/>
          <w:spacing w:val="1"/>
          <w:sz w:val="20"/>
        </w:rPr>
        <w:t>the</w:t>
      </w:r>
      <w:r>
        <w:rPr>
          <w:rFonts w:ascii="Times New Roman"/>
          <w:spacing w:val="-7"/>
          <w:sz w:val="20"/>
        </w:rPr>
        <w:t xml:space="preserve"> </w:t>
      </w:r>
      <w:r>
        <w:rPr>
          <w:rFonts w:ascii="Times New Roman"/>
          <w:spacing w:val="-1"/>
          <w:sz w:val="20"/>
        </w:rPr>
        <w:t>PDLC</w:t>
      </w:r>
      <w:r>
        <w:rPr>
          <w:rFonts w:ascii="Times New Roman"/>
          <w:spacing w:val="-4"/>
          <w:sz w:val="20"/>
        </w:rPr>
        <w:t xml:space="preserve"> </w:t>
      </w:r>
      <w:r>
        <w:rPr>
          <w:rFonts w:ascii="Times New Roman"/>
          <w:sz w:val="20"/>
        </w:rPr>
        <w:t>is</w:t>
      </w:r>
      <w:r>
        <w:rPr>
          <w:rFonts w:ascii="Times New Roman"/>
          <w:spacing w:val="38"/>
          <w:w w:val="99"/>
          <w:sz w:val="20"/>
        </w:rPr>
        <w:t xml:space="preserve"> </w:t>
      </w:r>
      <w:r>
        <w:rPr>
          <w:rFonts w:ascii="Times New Roman"/>
          <w:sz w:val="20"/>
        </w:rPr>
        <w:t>a</w:t>
      </w:r>
      <w:r>
        <w:rPr>
          <w:rFonts w:ascii="Times New Roman"/>
          <w:spacing w:val="-5"/>
          <w:sz w:val="20"/>
        </w:rPr>
        <w:t xml:space="preserve"> </w:t>
      </w:r>
      <w:r w:rsidR="00341DFD">
        <w:rPr>
          <w:rFonts w:ascii="Times New Roman"/>
          <w:sz w:val="20"/>
        </w:rPr>
        <w:t>higher</w:t>
      </w:r>
      <w:r w:rsidR="00341DFD">
        <w:rPr>
          <w:rFonts w:ascii="Times New Roman"/>
          <w:spacing w:val="-4"/>
          <w:sz w:val="20"/>
        </w:rPr>
        <w:t>-level</w:t>
      </w:r>
      <w:r>
        <w:rPr>
          <w:rFonts w:ascii="Times New Roman"/>
          <w:spacing w:val="-5"/>
          <w:sz w:val="20"/>
        </w:rPr>
        <w:t xml:space="preserve"> </w:t>
      </w:r>
      <w:r>
        <w:rPr>
          <w:rFonts w:ascii="Times New Roman"/>
          <w:spacing w:val="-1"/>
          <w:sz w:val="20"/>
        </w:rPr>
        <w:t>framework</w:t>
      </w:r>
      <w:r>
        <w:rPr>
          <w:rFonts w:ascii="Times New Roman"/>
          <w:spacing w:val="-3"/>
          <w:sz w:val="20"/>
        </w:rPr>
        <w:t xml:space="preserve"> </w:t>
      </w:r>
      <w:r>
        <w:rPr>
          <w:rFonts w:ascii="Times New Roman"/>
          <w:spacing w:val="-1"/>
          <w:sz w:val="20"/>
        </w:rPr>
        <w:t>for</w:t>
      </w:r>
      <w:r>
        <w:rPr>
          <w:rFonts w:ascii="Times New Roman"/>
          <w:spacing w:val="-6"/>
          <w:sz w:val="20"/>
        </w:rPr>
        <w:t xml:space="preserve"> </w:t>
      </w:r>
      <w:r>
        <w:rPr>
          <w:rFonts w:ascii="Times New Roman"/>
          <w:sz w:val="20"/>
        </w:rPr>
        <w:t>taking</w:t>
      </w:r>
      <w:r>
        <w:rPr>
          <w:rFonts w:ascii="Times New Roman"/>
          <w:spacing w:val="-6"/>
          <w:sz w:val="20"/>
        </w:rPr>
        <w:t xml:space="preserve"> </w:t>
      </w:r>
      <w:r>
        <w:rPr>
          <w:rFonts w:ascii="Times New Roman"/>
          <w:spacing w:val="-1"/>
          <w:sz w:val="20"/>
        </w:rPr>
        <w:t>products</w:t>
      </w:r>
      <w:r>
        <w:rPr>
          <w:rFonts w:ascii="Times New Roman"/>
          <w:spacing w:val="-3"/>
          <w:sz w:val="20"/>
        </w:rPr>
        <w:t xml:space="preserve"> </w:t>
      </w:r>
      <w:r>
        <w:rPr>
          <w:rFonts w:ascii="Times New Roman"/>
          <w:spacing w:val="-1"/>
          <w:sz w:val="20"/>
        </w:rPr>
        <w:t>from</w:t>
      </w:r>
      <w:r>
        <w:rPr>
          <w:rFonts w:ascii="Times New Roman"/>
          <w:spacing w:val="-7"/>
          <w:sz w:val="20"/>
        </w:rPr>
        <w:t xml:space="preserve"> </w:t>
      </w:r>
      <w:r>
        <w:rPr>
          <w:rFonts w:ascii="Times New Roman"/>
          <w:spacing w:val="-1"/>
          <w:sz w:val="20"/>
        </w:rPr>
        <w:t>idea</w:t>
      </w:r>
      <w:r>
        <w:rPr>
          <w:rFonts w:ascii="Times New Roman"/>
          <w:spacing w:val="-5"/>
          <w:sz w:val="20"/>
        </w:rPr>
        <w:t xml:space="preserve"> </w:t>
      </w:r>
      <w:r>
        <w:rPr>
          <w:rFonts w:ascii="Times New Roman"/>
          <w:spacing w:val="1"/>
          <w:sz w:val="20"/>
        </w:rPr>
        <w:t>to</w:t>
      </w:r>
      <w:r>
        <w:rPr>
          <w:rFonts w:ascii="Times New Roman"/>
          <w:spacing w:val="-4"/>
          <w:sz w:val="20"/>
        </w:rPr>
        <w:t xml:space="preserve"> </w:t>
      </w:r>
      <w:r>
        <w:rPr>
          <w:rFonts w:ascii="Times New Roman"/>
          <w:sz w:val="20"/>
        </w:rPr>
        <w:t>retirement</w:t>
      </w:r>
      <w:r>
        <w:rPr>
          <w:rFonts w:ascii="Times New Roman"/>
          <w:spacing w:val="-6"/>
          <w:sz w:val="20"/>
        </w:rPr>
        <w:t xml:space="preserve"> </w:t>
      </w:r>
      <w:r>
        <w:rPr>
          <w:rFonts w:ascii="Times New Roman"/>
          <w:sz w:val="20"/>
        </w:rPr>
        <w:t>and</w:t>
      </w:r>
      <w:r>
        <w:rPr>
          <w:rFonts w:ascii="Times New Roman"/>
          <w:spacing w:val="-4"/>
          <w:sz w:val="20"/>
        </w:rPr>
        <w:t xml:space="preserve"> </w:t>
      </w:r>
      <w:r>
        <w:rPr>
          <w:rFonts w:ascii="Times New Roman"/>
          <w:spacing w:val="-1"/>
          <w:sz w:val="20"/>
        </w:rPr>
        <w:t>includes</w:t>
      </w:r>
      <w:r>
        <w:rPr>
          <w:rFonts w:ascii="Times New Roman"/>
          <w:spacing w:val="65"/>
          <w:w w:val="99"/>
          <w:sz w:val="20"/>
        </w:rPr>
        <w:t xml:space="preserve"> </w:t>
      </w:r>
      <w:r>
        <w:rPr>
          <w:rFonts w:ascii="Times New Roman"/>
          <w:spacing w:val="-1"/>
          <w:sz w:val="20"/>
        </w:rPr>
        <w:t>business</w:t>
      </w:r>
      <w:r>
        <w:rPr>
          <w:rFonts w:ascii="Times New Roman"/>
          <w:spacing w:val="-9"/>
          <w:sz w:val="20"/>
        </w:rPr>
        <w:t xml:space="preserve"> </w:t>
      </w:r>
      <w:r>
        <w:rPr>
          <w:rFonts w:ascii="Times New Roman"/>
          <w:sz w:val="20"/>
        </w:rPr>
        <w:t>and</w:t>
      </w:r>
      <w:r>
        <w:rPr>
          <w:rFonts w:ascii="Times New Roman"/>
          <w:spacing w:val="-7"/>
          <w:sz w:val="20"/>
        </w:rPr>
        <w:t xml:space="preserve"> </w:t>
      </w:r>
      <w:r>
        <w:rPr>
          <w:rFonts w:ascii="Times New Roman"/>
          <w:spacing w:val="-1"/>
          <w:sz w:val="20"/>
        </w:rPr>
        <w:t>marketing</w:t>
      </w:r>
      <w:r>
        <w:rPr>
          <w:rFonts w:ascii="Times New Roman"/>
          <w:spacing w:val="-9"/>
          <w:sz w:val="20"/>
        </w:rPr>
        <w:t xml:space="preserve"> </w:t>
      </w:r>
      <w:r>
        <w:rPr>
          <w:rFonts w:ascii="Times New Roman"/>
          <w:sz w:val="20"/>
        </w:rPr>
        <w:t>aspects.</w:t>
      </w:r>
    </w:p>
    <w:p w14:paraId="1884D850" w14:textId="5031D353" w:rsidR="005A76DC" w:rsidRDefault="00E367D3">
      <w:pPr>
        <w:pStyle w:val="BodyText"/>
        <w:spacing w:line="250" w:lineRule="auto"/>
        <w:ind w:left="2260" w:right="212"/>
      </w:pPr>
      <w:r>
        <w:rPr>
          <w:spacing w:val="-1"/>
        </w:rPr>
        <w:t>This</w:t>
      </w:r>
      <w:r>
        <w:rPr>
          <w:spacing w:val="-7"/>
        </w:rPr>
        <w:t xml:space="preserve"> </w:t>
      </w:r>
      <w:r>
        <w:t>document</w:t>
      </w:r>
      <w:r>
        <w:rPr>
          <w:spacing w:val="-7"/>
        </w:rPr>
        <w:t xml:space="preserve"> </w:t>
      </w:r>
      <w:r>
        <w:t>describes</w:t>
      </w:r>
      <w:r>
        <w:rPr>
          <w:spacing w:val="-7"/>
        </w:rPr>
        <w:t xml:space="preserve"> </w:t>
      </w:r>
      <w:r>
        <w:t>the</w:t>
      </w:r>
      <w:r>
        <w:rPr>
          <w:spacing w:val="-6"/>
        </w:rPr>
        <w:t xml:space="preserve"> </w:t>
      </w:r>
      <w:r>
        <w:t>engineering</w:t>
      </w:r>
      <w:r>
        <w:rPr>
          <w:spacing w:val="-7"/>
        </w:rPr>
        <w:t xml:space="preserve"> </w:t>
      </w:r>
      <w:r>
        <w:t>and</w:t>
      </w:r>
      <w:r>
        <w:rPr>
          <w:spacing w:val="-5"/>
        </w:rPr>
        <w:t xml:space="preserve"> </w:t>
      </w:r>
      <w:r>
        <w:t>quality</w:t>
      </w:r>
      <w:r>
        <w:rPr>
          <w:spacing w:val="-7"/>
        </w:rPr>
        <w:t xml:space="preserve"> </w:t>
      </w:r>
      <w:r>
        <w:t>team</w:t>
      </w:r>
      <w:r>
        <w:rPr>
          <w:spacing w:val="-5"/>
        </w:rPr>
        <w:t xml:space="preserve"> </w:t>
      </w:r>
      <w:r>
        <w:rPr>
          <w:spacing w:val="-1"/>
        </w:rPr>
        <w:t>processes</w:t>
      </w:r>
      <w:r>
        <w:rPr>
          <w:spacing w:val="-5"/>
        </w:rPr>
        <w:t xml:space="preserve"> </w:t>
      </w:r>
      <w:r>
        <w:rPr>
          <w:spacing w:val="-1"/>
        </w:rPr>
        <w:t>for</w:t>
      </w:r>
      <w:r>
        <w:rPr>
          <w:spacing w:val="-8"/>
        </w:rPr>
        <w:t xml:space="preserve"> </w:t>
      </w:r>
      <w:r>
        <w:rPr>
          <w:spacing w:val="1"/>
        </w:rPr>
        <w:t>the</w:t>
      </w:r>
      <w:r>
        <w:rPr>
          <w:spacing w:val="-7"/>
        </w:rPr>
        <w:t xml:space="preserve"> </w:t>
      </w:r>
      <w:r>
        <w:t>development</w:t>
      </w:r>
      <w:r>
        <w:rPr>
          <w:spacing w:val="42"/>
          <w:w w:val="99"/>
        </w:rPr>
        <w:t xml:space="preserve"> </w:t>
      </w:r>
      <w:r>
        <w:rPr>
          <w:spacing w:val="-1"/>
        </w:rPr>
        <w:t>of</w:t>
      </w:r>
      <w:r>
        <w:rPr>
          <w:spacing w:val="-4"/>
        </w:rPr>
        <w:t xml:space="preserve"> </w:t>
      </w:r>
      <w:r>
        <w:t>VxWorks</w:t>
      </w:r>
      <w:r>
        <w:rPr>
          <w:spacing w:val="-6"/>
        </w:rPr>
        <w:t xml:space="preserve"> </w:t>
      </w:r>
      <w:r>
        <w:t>in</w:t>
      </w:r>
      <w:r>
        <w:rPr>
          <w:spacing w:val="-4"/>
        </w:rPr>
        <w:t xml:space="preserve"> </w:t>
      </w:r>
      <w:r>
        <w:t>conjunction</w:t>
      </w:r>
      <w:r>
        <w:rPr>
          <w:spacing w:val="-2"/>
        </w:rPr>
        <w:t xml:space="preserve"> </w:t>
      </w:r>
      <w:r>
        <w:rPr>
          <w:spacing w:val="-1"/>
        </w:rPr>
        <w:t>with</w:t>
      </w:r>
      <w:r>
        <w:rPr>
          <w:spacing w:val="-4"/>
        </w:rPr>
        <w:t xml:space="preserve"> </w:t>
      </w:r>
      <w:r>
        <w:t>the</w:t>
      </w:r>
      <w:r>
        <w:rPr>
          <w:spacing w:val="-7"/>
        </w:rPr>
        <w:t xml:space="preserve"> </w:t>
      </w:r>
      <w:r>
        <w:rPr>
          <w:spacing w:val="-1"/>
        </w:rPr>
        <w:t>PDLC.</w:t>
      </w:r>
      <w:r>
        <w:rPr>
          <w:spacing w:val="-2"/>
        </w:rPr>
        <w:t xml:space="preserve"> </w:t>
      </w:r>
      <w:r w:rsidR="00C83B87">
        <w:rPr>
          <w:spacing w:val="-2"/>
        </w:rPr>
        <w:t xml:space="preserve">The Software Development Process </w:t>
      </w:r>
      <w:r>
        <w:t>is</w:t>
      </w:r>
      <w:r>
        <w:rPr>
          <w:spacing w:val="34"/>
          <w:w w:val="99"/>
        </w:rPr>
        <w:t xml:space="preserve"> </w:t>
      </w:r>
      <w:r>
        <w:t>an</w:t>
      </w:r>
      <w:r>
        <w:rPr>
          <w:spacing w:val="-6"/>
        </w:rPr>
        <w:t xml:space="preserve"> </w:t>
      </w:r>
      <w:r>
        <w:rPr>
          <w:spacing w:val="-1"/>
        </w:rPr>
        <w:t>engineering-specific</w:t>
      </w:r>
      <w:r>
        <w:rPr>
          <w:spacing w:val="-6"/>
        </w:rPr>
        <w:t xml:space="preserve"> </w:t>
      </w:r>
      <w:r>
        <w:t>software</w:t>
      </w:r>
      <w:r>
        <w:rPr>
          <w:spacing w:val="-9"/>
        </w:rPr>
        <w:t xml:space="preserve"> </w:t>
      </w:r>
      <w:r>
        <w:t>development</w:t>
      </w:r>
      <w:r>
        <w:rPr>
          <w:spacing w:val="-4"/>
        </w:rPr>
        <w:t xml:space="preserve"> </w:t>
      </w:r>
      <w:r>
        <w:rPr>
          <w:spacing w:val="-1"/>
        </w:rPr>
        <w:t>life</w:t>
      </w:r>
      <w:r>
        <w:rPr>
          <w:spacing w:val="-8"/>
        </w:rPr>
        <w:t xml:space="preserve"> </w:t>
      </w:r>
      <w:r>
        <w:t>cycle</w:t>
      </w:r>
      <w:r>
        <w:rPr>
          <w:spacing w:val="-7"/>
        </w:rPr>
        <w:t xml:space="preserve"> </w:t>
      </w:r>
      <w:r>
        <w:t>tailored</w:t>
      </w:r>
      <w:r>
        <w:rPr>
          <w:spacing w:val="-5"/>
        </w:rPr>
        <w:t xml:space="preserve"> </w:t>
      </w:r>
      <w:r>
        <w:t>to</w:t>
      </w:r>
      <w:r>
        <w:rPr>
          <w:spacing w:val="-3"/>
        </w:rPr>
        <w:t xml:space="preserve"> </w:t>
      </w:r>
      <w:r>
        <w:rPr>
          <w:spacing w:val="1"/>
        </w:rPr>
        <w:t>the</w:t>
      </w:r>
      <w:r>
        <w:rPr>
          <w:spacing w:val="-8"/>
        </w:rPr>
        <w:t xml:space="preserve"> </w:t>
      </w:r>
      <w:r>
        <w:t>development</w:t>
      </w:r>
      <w:r>
        <w:rPr>
          <w:spacing w:val="-5"/>
        </w:rPr>
        <w:t xml:space="preserve"> </w:t>
      </w:r>
      <w:r>
        <w:rPr>
          <w:spacing w:val="-1"/>
        </w:rPr>
        <w:t>of</w:t>
      </w:r>
      <w:r>
        <w:rPr>
          <w:spacing w:val="46"/>
          <w:w w:val="99"/>
        </w:rPr>
        <w:t xml:space="preserve"> </w:t>
      </w:r>
      <w:r>
        <w:rPr>
          <w:spacing w:val="-1"/>
        </w:rPr>
        <w:t>software</w:t>
      </w:r>
      <w:r>
        <w:rPr>
          <w:spacing w:val="-9"/>
        </w:rPr>
        <w:t xml:space="preserve"> </w:t>
      </w:r>
      <w:r>
        <w:t>associated</w:t>
      </w:r>
      <w:r>
        <w:rPr>
          <w:spacing w:val="-3"/>
        </w:rPr>
        <w:t xml:space="preserve"> </w:t>
      </w:r>
      <w:r>
        <w:rPr>
          <w:spacing w:val="-1"/>
        </w:rPr>
        <w:t>with</w:t>
      </w:r>
      <w:r>
        <w:rPr>
          <w:spacing w:val="-6"/>
        </w:rPr>
        <w:t xml:space="preserve"> </w:t>
      </w:r>
      <w:r>
        <w:t>a</w:t>
      </w:r>
      <w:r>
        <w:rPr>
          <w:spacing w:val="-6"/>
        </w:rPr>
        <w:t xml:space="preserve"> </w:t>
      </w:r>
      <w:r>
        <w:rPr>
          <w:spacing w:val="-1"/>
        </w:rPr>
        <w:t>program</w:t>
      </w:r>
      <w:r>
        <w:rPr>
          <w:spacing w:val="-6"/>
        </w:rPr>
        <w:t xml:space="preserve"> </w:t>
      </w:r>
      <w:r>
        <w:rPr>
          <w:spacing w:val="-1"/>
        </w:rPr>
        <w:t>release.</w:t>
      </w:r>
    </w:p>
    <w:p w14:paraId="3B6B4670" w14:textId="27144899" w:rsidR="005A76DC" w:rsidRDefault="00E367D3">
      <w:pPr>
        <w:pStyle w:val="BodyText"/>
        <w:spacing w:line="250" w:lineRule="auto"/>
        <w:ind w:left="2260" w:right="127"/>
      </w:pPr>
      <w:r>
        <w:t>The</w:t>
      </w:r>
      <w:r>
        <w:rPr>
          <w:spacing w:val="-6"/>
        </w:rPr>
        <w:t xml:space="preserve"> </w:t>
      </w:r>
      <w:r>
        <w:t>scope</w:t>
      </w:r>
      <w:r>
        <w:rPr>
          <w:spacing w:val="-4"/>
        </w:rPr>
        <w:t xml:space="preserve"> </w:t>
      </w:r>
      <w:r>
        <w:rPr>
          <w:spacing w:val="-1"/>
        </w:rPr>
        <w:t>of</w:t>
      </w:r>
      <w:r>
        <w:rPr>
          <w:spacing w:val="-6"/>
        </w:rPr>
        <w:t xml:space="preserve"> </w:t>
      </w:r>
      <w:r>
        <w:t>this</w:t>
      </w:r>
      <w:r>
        <w:rPr>
          <w:spacing w:val="-5"/>
        </w:rPr>
        <w:t xml:space="preserve"> </w:t>
      </w:r>
      <w:r>
        <w:rPr>
          <w:spacing w:val="-1"/>
        </w:rPr>
        <w:t>document</w:t>
      </w:r>
      <w:r>
        <w:rPr>
          <w:spacing w:val="-5"/>
        </w:rPr>
        <w:t xml:space="preserve"> </w:t>
      </w:r>
      <w:r>
        <w:rPr>
          <w:spacing w:val="1"/>
        </w:rPr>
        <w:t>is</w:t>
      </w:r>
      <w:r>
        <w:rPr>
          <w:spacing w:val="-5"/>
        </w:rPr>
        <w:t xml:space="preserve"> </w:t>
      </w:r>
      <w:r>
        <w:t>the</w:t>
      </w:r>
      <w:r>
        <w:rPr>
          <w:spacing w:val="-6"/>
        </w:rPr>
        <w:t xml:space="preserve"> </w:t>
      </w:r>
      <w:r>
        <w:rPr>
          <w:spacing w:val="-1"/>
        </w:rPr>
        <w:t>application</w:t>
      </w:r>
      <w:r>
        <w:rPr>
          <w:spacing w:val="-3"/>
        </w:rPr>
        <w:t xml:space="preserve"> </w:t>
      </w:r>
      <w:r>
        <w:t xml:space="preserve">of </w:t>
      </w:r>
      <w:r>
        <w:rPr>
          <w:spacing w:val="1"/>
        </w:rPr>
        <w:t>the</w:t>
      </w:r>
      <w:r>
        <w:rPr>
          <w:spacing w:val="-3"/>
        </w:rPr>
        <w:t xml:space="preserve"> </w:t>
      </w:r>
      <w:r>
        <w:rPr>
          <w:spacing w:val="-1"/>
        </w:rPr>
        <w:t>Wind</w:t>
      </w:r>
      <w:r>
        <w:rPr>
          <w:spacing w:val="-3"/>
        </w:rPr>
        <w:t xml:space="preserve"> </w:t>
      </w:r>
      <w:r>
        <w:rPr>
          <w:spacing w:val="-1"/>
        </w:rPr>
        <w:t>River</w:t>
      </w:r>
      <w:r>
        <w:rPr>
          <w:spacing w:val="-3"/>
        </w:rPr>
        <w:t xml:space="preserve"> </w:t>
      </w:r>
      <w:r>
        <w:rPr>
          <w:spacing w:val="-1"/>
        </w:rPr>
        <w:t>PDLC</w:t>
      </w:r>
      <w:r>
        <w:rPr>
          <w:spacing w:val="-3"/>
        </w:rPr>
        <w:t xml:space="preserve"> </w:t>
      </w:r>
      <w:r>
        <w:t>and</w:t>
      </w:r>
      <w:r>
        <w:rPr>
          <w:spacing w:val="-3"/>
        </w:rPr>
        <w:t xml:space="preserve"> </w:t>
      </w:r>
      <w:r w:rsidR="00C83B87">
        <w:rPr>
          <w:spacing w:val="-1"/>
        </w:rPr>
        <w:t>Software Development Process</w:t>
      </w:r>
      <w:r>
        <w:rPr>
          <w:spacing w:val="-3"/>
        </w:rPr>
        <w:t xml:space="preserve"> </w:t>
      </w:r>
      <w:r>
        <w:t>as</w:t>
      </w:r>
      <w:r>
        <w:rPr>
          <w:spacing w:val="-5"/>
        </w:rPr>
        <w:t xml:space="preserve"> </w:t>
      </w:r>
      <w:r>
        <w:t>they</w:t>
      </w:r>
      <w:r w:rsidR="0008200A">
        <w:rPr>
          <w:spacing w:val="64"/>
          <w:w w:val="99"/>
        </w:rPr>
        <w:t xml:space="preserve"> </w:t>
      </w:r>
      <w:r>
        <w:t>are</w:t>
      </w:r>
      <w:r>
        <w:rPr>
          <w:spacing w:val="-8"/>
        </w:rPr>
        <w:t xml:space="preserve"> </w:t>
      </w:r>
      <w:r>
        <w:rPr>
          <w:spacing w:val="-1"/>
        </w:rPr>
        <w:t>applied</w:t>
      </w:r>
      <w:r>
        <w:rPr>
          <w:spacing w:val="-5"/>
        </w:rPr>
        <w:t xml:space="preserve"> </w:t>
      </w:r>
      <w:r>
        <w:rPr>
          <w:spacing w:val="1"/>
        </w:rPr>
        <w:t>to</w:t>
      </w:r>
      <w:r>
        <w:rPr>
          <w:spacing w:val="-4"/>
        </w:rPr>
        <w:t xml:space="preserve"> </w:t>
      </w:r>
      <w:r>
        <w:t>the</w:t>
      </w:r>
      <w:r>
        <w:rPr>
          <w:spacing w:val="-6"/>
        </w:rPr>
        <w:t xml:space="preserve"> </w:t>
      </w:r>
      <w:r>
        <w:t>VxWorks</w:t>
      </w:r>
      <w:r>
        <w:rPr>
          <w:spacing w:val="-4"/>
        </w:rPr>
        <w:t xml:space="preserve"> </w:t>
      </w:r>
      <w:r>
        <w:t>embedded</w:t>
      </w:r>
      <w:r>
        <w:rPr>
          <w:spacing w:val="-5"/>
        </w:rPr>
        <w:t xml:space="preserve"> </w:t>
      </w:r>
      <w:r>
        <w:rPr>
          <w:spacing w:val="-1"/>
        </w:rPr>
        <w:t>operating</w:t>
      </w:r>
      <w:r>
        <w:rPr>
          <w:spacing w:val="-6"/>
        </w:rPr>
        <w:t xml:space="preserve"> </w:t>
      </w:r>
      <w:r>
        <w:rPr>
          <w:spacing w:val="-1"/>
        </w:rPr>
        <w:t>system</w:t>
      </w:r>
      <w:r>
        <w:t>.</w:t>
      </w:r>
    </w:p>
    <w:p w14:paraId="12C48406" w14:textId="2D0343F5" w:rsidR="00E4440F" w:rsidRDefault="00E4440F" w:rsidP="00E4440F">
      <w:pPr>
        <w:rPr>
          <w:rFonts w:ascii="Arial" w:eastAsia="Arial" w:hAnsi="Arial" w:cs="Arial"/>
          <w:i/>
          <w:sz w:val="20"/>
          <w:szCs w:val="20"/>
        </w:rPr>
      </w:pPr>
      <w:bookmarkStart w:id="4" w:name="_bookmark2"/>
      <w:bookmarkEnd w:id="4"/>
      <w:r>
        <w:rPr>
          <w:rFonts w:ascii="Arial"/>
          <w:i/>
          <w:spacing w:val="-1"/>
          <w:sz w:val="52"/>
        </w:rPr>
        <w:br w:type="page"/>
      </w:r>
    </w:p>
    <w:p w14:paraId="5BD9C55A" w14:textId="6BD9AC1B" w:rsidR="005A76DC" w:rsidRDefault="00E367D3" w:rsidP="009A38C9">
      <w:pPr>
        <w:pStyle w:val="HeadingA1"/>
        <w:rPr>
          <w:rFonts w:cs="Arial"/>
          <w:szCs w:val="52"/>
        </w:rPr>
      </w:pPr>
      <w:bookmarkStart w:id="5" w:name="_Toc40266445"/>
      <w:r>
        <w:lastRenderedPageBreak/>
        <w:t>Acronyms and</w:t>
      </w:r>
      <w:r>
        <w:rPr>
          <w:spacing w:val="-3"/>
        </w:rPr>
        <w:t xml:space="preserve"> </w:t>
      </w:r>
      <w:r>
        <w:t>Definitions</w:t>
      </w:r>
      <w:bookmarkEnd w:id="5"/>
    </w:p>
    <w:tbl>
      <w:tblPr>
        <w:tblStyle w:val="TableGrid"/>
        <w:tblW w:w="0" w:type="auto"/>
        <w:tblLayout w:type="fixed"/>
        <w:tblLook w:val="04A0" w:firstRow="1" w:lastRow="0" w:firstColumn="1" w:lastColumn="0" w:noHBand="0" w:noVBand="1"/>
      </w:tblPr>
      <w:tblGrid>
        <w:gridCol w:w="1881"/>
        <w:gridCol w:w="7669"/>
      </w:tblGrid>
      <w:tr w:rsidR="001D7471" w:rsidRPr="00642507" w14:paraId="0936BAC7" w14:textId="77777777" w:rsidTr="003F4F56">
        <w:trPr>
          <w:trHeight w:val="615"/>
        </w:trPr>
        <w:tc>
          <w:tcPr>
            <w:tcW w:w="1881" w:type="dxa"/>
            <w:shd w:val="clear" w:color="auto" w:fill="D9D9D9" w:themeFill="background1" w:themeFillShade="D9"/>
            <w:hideMark/>
          </w:tcPr>
          <w:p w14:paraId="6FF77471" w14:textId="77777777" w:rsidR="00642507" w:rsidRPr="003F4F56" w:rsidRDefault="00642507" w:rsidP="003F4F56">
            <w:pPr>
              <w:rPr>
                <w:b/>
                <w:bCs/>
              </w:rPr>
            </w:pPr>
            <w:r w:rsidRPr="003F4F56">
              <w:rPr>
                <w:b/>
                <w:bCs/>
              </w:rPr>
              <w:t>Acronym or Term</w:t>
            </w:r>
          </w:p>
        </w:tc>
        <w:tc>
          <w:tcPr>
            <w:tcW w:w="7669" w:type="dxa"/>
            <w:shd w:val="clear" w:color="auto" w:fill="D9D9D9" w:themeFill="background1" w:themeFillShade="D9"/>
            <w:hideMark/>
          </w:tcPr>
          <w:p w14:paraId="033AFE34" w14:textId="77777777" w:rsidR="00642507" w:rsidRPr="003F4F56" w:rsidRDefault="00642507" w:rsidP="003F4F56">
            <w:pPr>
              <w:rPr>
                <w:b/>
                <w:bCs/>
              </w:rPr>
            </w:pPr>
            <w:r w:rsidRPr="003F4F56">
              <w:rPr>
                <w:b/>
                <w:bCs/>
              </w:rPr>
              <w:t>Definitions</w:t>
            </w:r>
          </w:p>
        </w:tc>
      </w:tr>
      <w:tr w:rsidR="00642507" w:rsidRPr="00642507" w14:paraId="6C6C83CD" w14:textId="77777777" w:rsidTr="007D10F1">
        <w:trPr>
          <w:trHeight w:val="615"/>
        </w:trPr>
        <w:tc>
          <w:tcPr>
            <w:tcW w:w="1881" w:type="dxa"/>
            <w:hideMark/>
          </w:tcPr>
          <w:p w14:paraId="13A82C61"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Checklist</w:t>
            </w:r>
          </w:p>
        </w:tc>
        <w:tc>
          <w:tcPr>
            <w:tcW w:w="7669" w:type="dxa"/>
            <w:hideMark/>
          </w:tcPr>
          <w:p w14:paraId="35BB45AB"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A comprehensive list of questions or important steps used for reviewing and ensuring completeness of a performed activity.</w:t>
            </w:r>
          </w:p>
        </w:tc>
      </w:tr>
      <w:tr w:rsidR="00642507" w:rsidRPr="00642507" w14:paraId="1F830219" w14:textId="77777777" w:rsidTr="007D10F1">
        <w:trPr>
          <w:trHeight w:val="315"/>
        </w:trPr>
        <w:tc>
          <w:tcPr>
            <w:tcW w:w="1881" w:type="dxa"/>
            <w:hideMark/>
          </w:tcPr>
          <w:p w14:paraId="1A094D5B"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PCR</w:t>
            </w:r>
          </w:p>
        </w:tc>
        <w:tc>
          <w:tcPr>
            <w:tcW w:w="7669" w:type="dxa"/>
            <w:hideMark/>
          </w:tcPr>
          <w:p w14:paraId="71E95587"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Program Change Request</w:t>
            </w:r>
            <w:r w:rsidRPr="00642507">
              <w:rPr>
                <w:rFonts w:ascii="Calibri" w:eastAsia="Times New Roman" w:hAnsi="Calibri" w:cs="Calibri"/>
                <w:color w:val="000000"/>
                <w:sz w:val="20"/>
                <w:szCs w:val="20"/>
                <w:lang w:eastAsia="en-CA"/>
              </w:rPr>
              <w:t> </w:t>
            </w:r>
          </w:p>
        </w:tc>
      </w:tr>
      <w:tr w:rsidR="00642507" w:rsidRPr="00642507" w14:paraId="7B3E7DFE" w14:textId="77777777" w:rsidTr="007D10F1">
        <w:trPr>
          <w:trHeight w:val="315"/>
        </w:trPr>
        <w:tc>
          <w:tcPr>
            <w:tcW w:w="1881" w:type="dxa"/>
            <w:hideMark/>
          </w:tcPr>
          <w:p w14:paraId="7FF43BD7"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CSO</w:t>
            </w:r>
          </w:p>
        </w:tc>
        <w:tc>
          <w:tcPr>
            <w:tcW w:w="7669" w:type="dxa"/>
            <w:hideMark/>
          </w:tcPr>
          <w:p w14:paraId="57A8A13D"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Customer Support Organization</w:t>
            </w:r>
          </w:p>
        </w:tc>
      </w:tr>
      <w:tr w:rsidR="00642507" w:rsidRPr="00642507" w14:paraId="736FEA73" w14:textId="77777777" w:rsidTr="007D10F1">
        <w:trPr>
          <w:trHeight w:val="615"/>
        </w:trPr>
        <w:tc>
          <w:tcPr>
            <w:tcW w:w="1881" w:type="dxa"/>
            <w:hideMark/>
          </w:tcPr>
          <w:p w14:paraId="27747B80"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Customer</w:t>
            </w:r>
          </w:p>
        </w:tc>
        <w:tc>
          <w:tcPr>
            <w:tcW w:w="7669" w:type="dxa"/>
            <w:hideMark/>
          </w:tcPr>
          <w:p w14:paraId="3AB2ABA7"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2"/>
                <w:sz w:val="20"/>
                <w:szCs w:val="20"/>
                <w:lang w:eastAsia="en-CA"/>
              </w:rPr>
              <w:t>In the context of requirements management (RM), the person with a vested interest in a requirement being satisfied. Typically, this is a product manager (PM).</w:t>
            </w:r>
          </w:p>
        </w:tc>
      </w:tr>
      <w:tr w:rsidR="00642507" w:rsidRPr="00642507" w14:paraId="285FA009" w14:textId="77777777" w:rsidTr="007D10F1">
        <w:trPr>
          <w:trHeight w:val="915"/>
        </w:trPr>
        <w:tc>
          <w:tcPr>
            <w:tcW w:w="1881" w:type="dxa"/>
            <w:hideMark/>
          </w:tcPr>
          <w:p w14:paraId="2782343E"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Development</w:t>
            </w:r>
          </w:p>
        </w:tc>
        <w:tc>
          <w:tcPr>
            <w:tcW w:w="7669" w:type="dxa"/>
            <w:hideMark/>
          </w:tcPr>
          <w:p w14:paraId="491AE8BE"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Represents the set of engineers responsible for the coding and unit testing of new product functionality. By extension, sometimes includes the set of engineers that maintain a product.</w:t>
            </w:r>
          </w:p>
        </w:tc>
      </w:tr>
      <w:tr w:rsidR="00642507" w:rsidRPr="00642507" w14:paraId="34C0880F" w14:textId="77777777" w:rsidTr="007D10F1">
        <w:trPr>
          <w:trHeight w:val="1346"/>
        </w:trPr>
        <w:tc>
          <w:tcPr>
            <w:tcW w:w="1881" w:type="dxa"/>
            <w:hideMark/>
          </w:tcPr>
          <w:p w14:paraId="778B3908"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EAR</w:t>
            </w:r>
          </w:p>
        </w:tc>
        <w:tc>
          <w:tcPr>
            <w:tcW w:w="7669" w:type="dxa"/>
            <w:hideMark/>
          </w:tcPr>
          <w:p w14:paraId="3317D7DA"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Early Access Release: EARs happen during the Defined, Develop, and Stabilize phases of the Software Development Life Cycle (SDLC). EARs are performed to ease internal enablement (by PM, sales, and support) by providing early access to a program release. EARs are used to provide better alignment with customer expectations and to help develop a partnership and create early interest with the product capabilities.</w:t>
            </w:r>
          </w:p>
        </w:tc>
      </w:tr>
      <w:tr w:rsidR="00642507" w:rsidRPr="00642507" w14:paraId="0EFE22E5" w14:textId="77777777" w:rsidTr="007D10F1">
        <w:trPr>
          <w:trHeight w:val="615"/>
        </w:trPr>
        <w:tc>
          <w:tcPr>
            <w:tcW w:w="1881" w:type="dxa"/>
            <w:hideMark/>
          </w:tcPr>
          <w:p w14:paraId="59307453"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Engineering</w:t>
            </w:r>
          </w:p>
        </w:tc>
        <w:tc>
          <w:tcPr>
            <w:tcW w:w="7669" w:type="dxa"/>
            <w:hideMark/>
          </w:tcPr>
          <w:p w14:paraId="32EB7BEE"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group of people responsible for the delivery of product releases. Includes development, QA (or test), and publications.</w:t>
            </w:r>
          </w:p>
        </w:tc>
      </w:tr>
      <w:tr w:rsidR="00642507" w:rsidRPr="00642507" w14:paraId="4B66C7B3" w14:textId="77777777" w:rsidTr="007D10F1">
        <w:trPr>
          <w:trHeight w:val="615"/>
        </w:trPr>
        <w:tc>
          <w:tcPr>
            <w:tcW w:w="1881" w:type="dxa"/>
            <w:hideMark/>
          </w:tcPr>
          <w:p w14:paraId="468D5EF7"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EPM</w:t>
            </w:r>
          </w:p>
        </w:tc>
        <w:tc>
          <w:tcPr>
            <w:tcW w:w="7669" w:type="dxa"/>
            <w:hideMark/>
          </w:tcPr>
          <w:p w14:paraId="38811747"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Engineering Program Manager: A specific type of program manager responsible for the delivery of an engineering program or product.</w:t>
            </w:r>
          </w:p>
        </w:tc>
      </w:tr>
      <w:tr w:rsidR="002A08A6" w:rsidRPr="00642507" w14:paraId="6209FE18" w14:textId="77777777" w:rsidTr="001D7471">
        <w:trPr>
          <w:trHeight w:val="615"/>
        </w:trPr>
        <w:tc>
          <w:tcPr>
            <w:tcW w:w="1881" w:type="dxa"/>
          </w:tcPr>
          <w:p w14:paraId="410922AC" w14:textId="5D9A6EA4" w:rsidR="002A08A6" w:rsidRPr="002A08A6" w:rsidRDefault="002A08A6" w:rsidP="002A08A6">
            <w:pPr>
              <w:rPr>
                <w:rFonts w:eastAsia="Times New Roman" w:cstheme="minorHAnsi"/>
                <w:color w:val="000000"/>
                <w:sz w:val="20"/>
                <w:szCs w:val="20"/>
                <w:lang w:eastAsia="en-CA"/>
              </w:rPr>
            </w:pPr>
            <w:r w:rsidRPr="002A08A6">
              <w:rPr>
                <w:rFonts w:cstheme="minorHAnsi"/>
                <w:sz w:val="20"/>
              </w:rPr>
              <w:t>EOL</w:t>
            </w:r>
          </w:p>
        </w:tc>
        <w:tc>
          <w:tcPr>
            <w:tcW w:w="7669" w:type="dxa"/>
          </w:tcPr>
          <w:p w14:paraId="168406EA" w14:textId="08936BC6" w:rsidR="002A08A6" w:rsidRPr="002A08A6" w:rsidRDefault="002A08A6" w:rsidP="002A08A6">
            <w:pPr>
              <w:rPr>
                <w:rFonts w:eastAsia="Times New Roman" w:cstheme="minorHAnsi"/>
                <w:color w:val="000000"/>
                <w:spacing w:val="-1"/>
                <w:sz w:val="20"/>
                <w:szCs w:val="20"/>
                <w:lang w:eastAsia="en-CA"/>
              </w:rPr>
            </w:pPr>
            <w:r w:rsidRPr="002A08A6">
              <w:rPr>
                <w:rFonts w:cstheme="minorHAnsi"/>
                <w:spacing w:val="-1"/>
                <w:sz w:val="20"/>
              </w:rPr>
              <w:t xml:space="preserve">End </w:t>
            </w:r>
            <w:proofErr w:type="gramStart"/>
            <w:r w:rsidRPr="002A08A6">
              <w:rPr>
                <w:rFonts w:cstheme="minorHAnsi"/>
                <w:spacing w:val="-1"/>
                <w:sz w:val="20"/>
              </w:rPr>
              <w:t>Of</w:t>
            </w:r>
            <w:proofErr w:type="gramEnd"/>
            <w:r w:rsidRPr="002A08A6">
              <w:rPr>
                <w:rFonts w:cstheme="minorHAnsi"/>
                <w:spacing w:val="-1"/>
                <w:sz w:val="20"/>
              </w:rPr>
              <w:t xml:space="preserve"> Life for a product. It marks the end </w:t>
            </w:r>
            <w:proofErr w:type="gramStart"/>
            <w:r w:rsidRPr="002A08A6">
              <w:rPr>
                <w:rFonts w:cstheme="minorHAnsi"/>
                <w:spacing w:val="-1"/>
                <w:sz w:val="20"/>
              </w:rPr>
              <w:t xml:space="preserve">of  </w:t>
            </w:r>
            <w:r w:rsidRPr="002A08A6">
              <w:rPr>
                <w:rFonts w:cstheme="minorHAnsi"/>
              </w:rPr>
              <w:t>customer</w:t>
            </w:r>
            <w:proofErr w:type="gramEnd"/>
            <w:r w:rsidRPr="002A08A6">
              <w:rPr>
                <w:rFonts w:cstheme="minorHAnsi"/>
                <w:spacing w:val="-7"/>
              </w:rPr>
              <w:t xml:space="preserve"> </w:t>
            </w:r>
            <w:r w:rsidRPr="002A08A6">
              <w:rPr>
                <w:rFonts w:cstheme="minorHAnsi"/>
                <w:spacing w:val="-1"/>
              </w:rPr>
              <w:t>support</w:t>
            </w:r>
            <w:r w:rsidRPr="002A08A6">
              <w:rPr>
                <w:rFonts w:cstheme="minorHAnsi"/>
                <w:spacing w:val="-8"/>
              </w:rPr>
              <w:t xml:space="preserve"> </w:t>
            </w:r>
            <w:r w:rsidRPr="002A08A6">
              <w:rPr>
                <w:rFonts w:cstheme="minorHAnsi"/>
              </w:rPr>
              <w:t>and</w:t>
            </w:r>
            <w:r w:rsidRPr="002A08A6">
              <w:rPr>
                <w:rFonts w:cstheme="minorHAnsi"/>
                <w:spacing w:val="-7"/>
              </w:rPr>
              <w:t xml:space="preserve"> </w:t>
            </w:r>
            <w:r w:rsidRPr="002A08A6">
              <w:rPr>
                <w:rFonts w:cstheme="minorHAnsi"/>
              </w:rPr>
              <w:t>maintenance</w:t>
            </w:r>
            <w:r w:rsidRPr="002A08A6">
              <w:rPr>
                <w:rFonts w:cstheme="minorHAnsi"/>
                <w:spacing w:val="-6"/>
              </w:rPr>
              <w:t xml:space="preserve"> </w:t>
            </w:r>
            <w:r w:rsidRPr="002A08A6">
              <w:rPr>
                <w:rFonts w:cstheme="minorHAnsi"/>
                <w:spacing w:val="-1"/>
              </w:rPr>
              <w:t>releases</w:t>
            </w:r>
          </w:p>
        </w:tc>
      </w:tr>
      <w:tr w:rsidR="002A08A6" w:rsidRPr="00642507" w14:paraId="649538F0" w14:textId="77777777" w:rsidTr="007D10F1">
        <w:trPr>
          <w:trHeight w:val="527"/>
        </w:trPr>
        <w:tc>
          <w:tcPr>
            <w:tcW w:w="1881" w:type="dxa"/>
            <w:hideMark/>
          </w:tcPr>
          <w:p w14:paraId="4107EDC0"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Feature</w:t>
            </w:r>
          </w:p>
        </w:tc>
        <w:tc>
          <w:tcPr>
            <w:tcW w:w="7669" w:type="dxa"/>
            <w:hideMark/>
          </w:tcPr>
          <w:p w14:paraId="6838C2C7" w14:textId="77777777" w:rsidR="002A08A6" w:rsidRPr="00642507" w:rsidRDefault="002A08A6" w:rsidP="002A08A6">
            <w:pPr>
              <w:rPr>
                <w:rFonts w:ascii="Calibri" w:eastAsia="Times New Roman" w:hAnsi="Calibri" w:cs="Calibri"/>
                <w:color w:val="000000"/>
                <w:sz w:val="20"/>
                <w:szCs w:val="20"/>
                <w:lang w:val="en-CA" w:eastAsia="en-CA"/>
              </w:rPr>
            </w:pPr>
            <w:proofErr w:type="gramStart"/>
            <w:r w:rsidRPr="00642507">
              <w:rPr>
                <w:rFonts w:ascii="Calibri" w:eastAsia="Times New Roman" w:hAnsi="Calibri" w:cstheme="minorHAnsi"/>
                <w:color w:val="000000"/>
                <w:spacing w:val="-1"/>
                <w:sz w:val="20"/>
                <w:szCs w:val="20"/>
                <w:lang w:eastAsia="en-CA"/>
              </w:rPr>
              <w:t>Jira</w:t>
            </w:r>
            <w:r w:rsidRPr="00642507">
              <w:rPr>
                <w:rFonts w:ascii="Calibri" w:eastAsia="Times New Roman" w:hAnsi="Calibri" w:cs="Calibri"/>
                <w:color w:val="000000"/>
                <w:spacing w:val="-1"/>
                <w:sz w:val="20"/>
                <w:szCs w:val="20"/>
                <w:lang w:eastAsia="en-CA"/>
              </w:rPr>
              <w:t>  software</w:t>
            </w:r>
            <w:proofErr w:type="gramEnd"/>
            <w:r w:rsidRPr="00642507">
              <w:rPr>
                <w:rFonts w:ascii="Calibri" w:eastAsia="Times New Roman" w:hAnsi="Calibri" w:cs="Calibri"/>
                <w:color w:val="000000"/>
                <w:spacing w:val="-1"/>
                <w:sz w:val="20"/>
                <w:szCs w:val="20"/>
                <w:lang w:eastAsia="en-CA"/>
              </w:rPr>
              <w:t xml:space="preserve"> record that contains multiple User Stories, synonymous with Requirement in this document</w:t>
            </w:r>
          </w:p>
        </w:tc>
      </w:tr>
      <w:tr w:rsidR="002A08A6" w:rsidRPr="00642507" w14:paraId="14BA2D29" w14:textId="77777777" w:rsidTr="007D10F1">
        <w:trPr>
          <w:trHeight w:val="315"/>
        </w:trPr>
        <w:tc>
          <w:tcPr>
            <w:tcW w:w="1881" w:type="dxa"/>
            <w:hideMark/>
          </w:tcPr>
          <w:p w14:paraId="4BB63790"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GA</w:t>
            </w:r>
          </w:p>
        </w:tc>
        <w:tc>
          <w:tcPr>
            <w:tcW w:w="7669" w:type="dxa"/>
            <w:hideMark/>
          </w:tcPr>
          <w:p w14:paraId="287E6A2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General Availability</w:t>
            </w:r>
          </w:p>
        </w:tc>
      </w:tr>
      <w:tr w:rsidR="002A08A6" w:rsidRPr="00642507" w14:paraId="4261C856" w14:textId="77777777" w:rsidTr="007D10F1">
        <w:trPr>
          <w:trHeight w:val="1252"/>
        </w:trPr>
        <w:tc>
          <w:tcPr>
            <w:tcW w:w="1881" w:type="dxa"/>
            <w:hideMark/>
          </w:tcPr>
          <w:p w14:paraId="45634813"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Guidelines</w:t>
            </w:r>
          </w:p>
        </w:tc>
        <w:tc>
          <w:tcPr>
            <w:tcW w:w="7669" w:type="dxa"/>
            <w:hideMark/>
          </w:tcPr>
          <w:p w14:paraId="0CD0D400"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Calibri"/>
                <w:color w:val="000000"/>
                <w:sz w:val="20"/>
                <w:szCs w:val="20"/>
                <w:lang w:eastAsia="en-CA"/>
              </w:rPr>
              <w:t>Recommendations to support processes and procedures. Guidelines are intended to provide the user with additional instructions or “how-to” details for completing an activity/step or work product/deliverable identified in the process definition. For example, you may have guidelines on how to use a specific estimating technique for project estimation.</w:t>
            </w:r>
          </w:p>
        </w:tc>
      </w:tr>
      <w:tr w:rsidR="002A08A6" w:rsidRPr="00642507" w14:paraId="510D9E9B" w14:textId="77777777" w:rsidTr="007D10F1">
        <w:trPr>
          <w:trHeight w:val="315"/>
        </w:trPr>
        <w:tc>
          <w:tcPr>
            <w:tcW w:w="1881" w:type="dxa"/>
            <w:hideMark/>
          </w:tcPr>
          <w:p w14:paraId="3C4F57E5"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2"/>
                <w:sz w:val="20"/>
                <w:szCs w:val="20"/>
                <w:lang w:eastAsia="en-CA"/>
              </w:rPr>
              <w:t>HLD</w:t>
            </w:r>
          </w:p>
        </w:tc>
        <w:tc>
          <w:tcPr>
            <w:tcW w:w="7669" w:type="dxa"/>
            <w:hideMark/>
          </w:tcPr>
          <w:p w14:paraId="4AEBBF10"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High Level Design</w:t>
            </w:r>
          </w:p>
        </w:tc>
      </w:tr>
      <w:tr w:rsidR="002A08A6" w:rsidRPr="00642507" w14:paraId="48B21237" w14:textId="77777777" w:rsidTr="007D10F1">
        <w:trPr>
          <w:trHeight w:val="541"/>
        </w:trPr>
        <w:tc>
          <w:tcPr>
            <w:tcW w:w="1881" w:type="dxa"/>
            <w:hideMark/>
          </w:tcPr>
          <w:p w14:paraId="3359DC1D"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Procedure</w:t>
            </w:r>
          </w:p>
        </w:tc>
        <w:tc>
          <w:tcPr>
            <w:tcW w:w="7669" w:type="dxa"/>
            <w:hideMark/>
          </w:tcPr>
          <w:p w14:paraId="195E10AA" w14:textId="6D52975F"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A Procedure is a series of steps followed to perform a high-level activity identified within a process.</w:t>
            </w:r>
          </w:p>
        </w:tc>
      </w:tr>
      <w:tr w:rsidR="002A08A6" w:rsidRPr="00642507" w14:paraId="7369C69E" w14:textId="77777777" w:rsidTr="007D10F1">
        <w:trPr>
          <w:trHeight w:val="615"/>
        </w:trPr>
        <w:tc>
          <w:tcPr>
            <w:tcW w:w="1881" w:type="dxa"/>
            <w:hideMark/>
          </w:tcPr>
          <w:p w14:paraId="7271944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Product Management (PM)</w:t>
            </w:r>
          </w:p>
        </w:tc>
        <w:tc>
          <w:tcPr>
            <w:tcW w:w="7669" w:type="dxa"/>
            <w:hideMark/>
          </w:tcPr>
          <w:p w14:paraId="0A517E5F"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tasks associated with the planning of product evolution to address market and customer needs.</w:t>
            </w:r>
          </w:p>
        </w:tc>
      </w:tr>
      <w:tr w:rsidR="002A08A6" w:rsidRPr="00642507" w14:paraId="651FFE8E" w14:textId="77777777" w:rsidTr="007D10F1">
        <w:trPr>
          <w:trHeight w:val="315"/>
        </w:trPr>
        <w:tc>
          <w:tcPr>
            <w:tcW w:w="1881" w:type="dxa"/>
            <w:hideMark/>
          </w:tcPr>
          <w:p w14:paraId="3BF59FDF"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Product Manager (PM)</w:t>
            </w:r>
          </w:p>
        </w:tc>
        <w:tc>
          <w:tcPr>
            <w:tcW w:w="7669" w:type="dxa"/>
            <w:hideMark/>
          </w:tcPr>
          <w:p w14:paraId="59030D3F"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tasked with Product Management.</w:t>
            </w:r>
          </w:p>
        </w:tc>
      </w:tr>
      <w:tr w:rsidR="002A08A6" w:rsidRPr="00642507" w14:paraId="3973003E" w14:textId="77777777" w:rsidTr="007D10F1">
        <w:trPr>
          <w:trHeight w:val="615"/>
        </w:trPr>
        <w:tc>
          <w:tcPr>
            <w:tcW w:w="1881" w:type="dxa"/>
            <w:hideMark/>
          </w:tcPr>
          <w:p w14:paraId="1775712B"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Program</w:t>
            </w:r>
          </w:p>
        </w:tc>
        <w:tc>
          <w:tcPr>
            <w:tcW w:w="7669" w:type="dxa"/>
            <w:hideMark/>
          </w:tcPr>
          <w:p w14:paraId="0F834176"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Calibri"/>
                <w:color w:val="000000"/>
                <w:sz w:val="20"/>
                <w:szCs w:val="20"/>
                <w:lang w:eastAsia="en-CA"/>
              </w:rPr>
              <w:t>Executive approved project associated with a single product’s major or minor release within one of Wind River’s product lines.</w:t>
            </w:r>
          </w:p>
        </w:tc>
      </w:tr>
      <w:tr w:rsidR="002A08A6" w:rsidRPr="00642507" w14:paraId="0A04BAC1" w14:textId="77777777" w:rsidTr="007D10F1">
        <w:trPr>
          <w:trHeight w:val="315"/>
        </w:trPr>
        <w:tc>
          <w:tcPr>
            <w:tcW w:w="1881" w:type="dxa"/>
            <w:hideMark/>
          </w:tcPr>
          <w:p w14:paraId="0BDD2318"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Program Management</w:t>
            </w:r>
          </w:p>
        </w:tc>
        <w:tc>
          <w:tcPr>
            <w:tcW w:w="7669" w:type="dxa"/>
            <w:hideMark/>
          </w:tcPr>
          <w:p w14:paraId="3D97F7A8"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tasks associated with the delivery of a product through a set of programs.</w:t>
            </w:r>
          </w:p>
        </w:tc>
      </w:tr>
      <w:tr w:rsidR="002A08A6" w:rsidRPr="00642507" w14:paraId="453679D8" w14:textId="77777777" w:rsidTr="007D10F1">
        <w:trPr>
          <w:trHeight w:val="315"/>
        </w:trPr>
        <w:tc>
          <w:tcPr>
            <w:tcW w:w="1881" w:type="dxa"/>
            <w:hideMark/>
          </w:tcPr>
          <w:p w14:paraId="727D45F7"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Program Manager</w:t>
            </w:r>
          </w:p>
        </w:tc>
        <w:tc>
          <w:tcPr>
            <w:tcW w:w="7669" w:type="dxa"/>
            <w:hideMark/>
          </w:tcPr>
          <w:p w14:paraId="4AF21C5A"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tasked with Program Management.</w:t>
            </w:r>
          </w:p>
        </w:tc>
      </w:tr>
      <w:tr w:rsidR="002A08A6" w:rsidRPr="00642507" w14:paraId="4A8F78C1" w14:textId="77777777" w:rsidTr="007D10F1">
        <w:trPr>
          <w:trHeight w:val="315"/>
        </w:trPr>
        <w:tc>
          <w:tcPr>
            <w:tcW w:w="1881" w:type="dxa"/>
            <w:hideMark/>
          </w:tcPr>
          <w:p w14:paraId="55ED227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lastRenderedPageBreak/>
              <w:t>PMO</w:t>
            </w:r>
          </w:p>
        </w:tc>
        <w:tc>
          <w:tcPr>
            <w:tcW w:w="7669" w:type="dxa"/>
            <w:hideMark/>
          </w:tcPr>
          <w:p w14:paraId="054F342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Program Management Office</w:t>
            </w:r>
          </w:p>
        </w:tc>
      </w:tr>
      <w:tr w:rsidR="002A08A6" w:rsidRPr="00642507" w14:paraId="64CFFF78" w14:textId="77777777" w:rsidTr="001D7471">
        <w:trPr>
          <w:trHeight w:val="615"/>
        </w:trPr>
        <w:tc>
          <w:tcPr>
            <w:tcW w:w="1881" w:type="dxa"/>
          </w:tcPr>
          <w:p w14:paraId="195DA276" w14:textId="797026EF" w:rsidR="002A08A6" w:rsidRPr="00642507" w:rsidRDefault="002A08A6" w:rsidP="002A08A6">
            <w:pPr>
              <w:rPr>
                <w:rFonts w:ascii="Calibri" w:eastAsia="Times New Roman" w:hAnsi="Calibri" w:cstheme="minorHAnsi"/>
                <w:color w:val="000000"/>
                <w:spacing w:val="-1"/>
                <w:sz w:val="20"/>
                <w:szCs w:val="20"/>
                <w:lang w:eastAsia="en-CA"/>
              </w:rPr>
            </w:pPr>
            <w:r>
              <w:rPr>
                <w:rFonts w:ascii="Calibri" w:eastAsia="Times New Roman" w:hAnsi="Calibri" w:cstheme="minorHAnsi"/>
                <w:color w:val="000000"/>
                <w:spacing w:val="-1"/>
                <w:sz w:val="20"/>
                <w:szCs w:val="20"/>
                <w:lang w:eastAsia="en-CA"/>
              </w:rPr>
              <w:t>Project</w:t>
            </w:r>
          </w:p>
        </w:tc>
        <w:tc>
          <w:tcPr>
            <w:tcW w:w="7669" w:type="dxa"/>
          </w:tcPr>
          <w:p w14:paraId="382E5718" w14:textId="32EAD1CB" w:rsidR="002A08A6" w:rsidRPr="00642507" w:rsidRDefault="002A08A6" w:rsidP="002A08A6">
            <w:pPr>
              <w:rPr>
                <w:rFonts w:ascii="Calibri" w:eastAsia="Times New Roman" w:hAnsi="Calibri" w:cstheme="minorHAnsi"/>
                <w:color w:val="000000"/>
                <w:sz w:val="20"/>
                <w:szCs w:val="20"/>
                <w:lang w:eastAsia="en-CA"/>
              </w:rPr>
            </w:pPr>
            <w:r>
              <w:rPr>
                <w:rFonts w:ascii="Times New Roman"/>
                <w:sz w:val="20"/>
              </w:rPr>
              <w:t>The</w:t>
            </w:r>
            <w:r>
              <w:rPr>
                <w:rFonts w:ascii="Times New Roman"/>
                <w:spacing w:val="-7"/>
                <w:sz w:val="20"/>
              </w:rPr>
              <w:t xml:space="preserve"> </w:t>
            </w:r>
            <w:r>
              <w:rPr>
                <w:rFonts w:ascii="Times New Roman"/>
                <w:sz w:val="20"/>
              </w:rPr>
              <w:t>tasks</w:t>
            </w:r>
            <w:r>
              <w:rPr>
                <w:rFonts w:ascii="Times New Roman"/>
                <w:spacing w:val="-6"/>
                <w:sz w:val="20"/>
              </w:rPr>
              <w:t xml:space="preserve"> </w:t>
            </w:r>
            <w:r>
              <w:rPr>
                <w:rFonts w:ascii="Times New Roman"/>
                <w:sz w:val="20"/>
              </w:rPr>
              <w:t>associated</w:t>
            </w:r>
            <w:r>
              <w:rPr>
                <w:rFonts w:ascii="Times New Roman"/>
                <w:spacing w:val="-2"/>
                <w:sz w:val="20"/>
              </w:rPr>
              <w:t xml:space="preserve"> </w:t>
            </w:r>
            <w:r>
              <w:rPr>
                <w:rFonts w:ascii="Times New Roman"/>
                <w:spacing w:val="-1"/>
                <w:sz w:val="20"/>
              </w:rPr>
              <w:t>with</w:t>
            </w:r>
            <w:r>
              <w:rPr>
                <w:rFonts w:ascii="Times New Roman"/>
                <w:spacing w:val="-5"/>
                <w:sz w:val="20"/>
              </w:rPr>
              <w:t xml:space="preserve"> </w:t>
            </w:r>
            <w:r>
              <w:rPr>
                <w:rFonts w:ascii="Times New Roman"/>
                <w:sz w:val="20"/>
              </w:rPr>
              <w:t>the</w:t>
            </w:r>
            <w:r>
              <w:rPr>
                <w:rFonts w:ascii="Times New Roman"/>
                <w:spacing w:val="-7"/>
                <w:sz w:val="20"/>
              </w:rPr>
              <w:t xml:space="preserve"> </w:t>
            </w:r>
            <w:r>
              <w:rPr>
                <w:rFonts w:ascii="Times New Roman"/>
                <w:sz w:val="20"/>
              </w:rPr>
              <w:t>tracking</w:t>
            </w:r>
            <w:r>
              <w:rPr>
                <w:rFonts w:ascii="Times New Roman"/>
                <w:spacing w:val="-5"/>
                <w:sz w:val="20"/>
              </w:rPr>
              <w:t xml:space="preserve"> </w:t>
            </w:r>
            <w:r>
              <w:rPr>
                <w:rFonts w:ascii="Times New Roman"/>
                <w:sz w:val="20"/>
              </w:rPr>
              <w:t>of</w:t>
            </w:r>
            <w:r>
              <w:rPr>
                <w:rFonts w:ascii="Times New Roman"/>
                <w:spacing w:val="-7"/>
                <w:sz w:val="20"/>
              </w:rPr>
              <w:t xml:space="preserve"> </w:t>
            </w:r>
            <w:r>
              <w:rPr>
                <w:rFonts w:ascii="Times New Roman"/>
                <w:sz w:val="20"/>
              </w:rPr>
              <w:t>product</w:t>
            </w:r>
            <w:r>
              <w:rPr>
                <w:rFonts w:ascii="Times New Roman"/>
                <w:spacing w:val="-5"/>
                <w:sz w:val="20"/>
              </w:rPr>
              <w:t xml:space="preserve"> </w:t>
            </w:r>
            <w:r>
              <w:rPr>
                <w:rFonts w:ascii="Times New Roman"/>
                <w:spacing w:val="-1"/>
                <w:sz w:val="20"/>
              </w:rPr>
              <w:t>releases,</w:t>
            </w:r>
            <w:r>
              <w:rPr>
                <w:rFonts w:ascii="Times New Roman"/>
                <w:spacing w:val="-5"/>
                <w:sz w:val="20"/>
              </w:rPr>
              <w:t xml:space="preserve"> </w:t>
            </w:r>
            <w:r>
              <w:rPr>
                <w:rFonts w:ascii="Times New Roman"/>
                <w:sz w:val="20"/>
              </w:rPr>
              <w:t>their</w:t>
            </w:r>
            <w:r>
              <w:rPr>
                <w:rFonts w:ascii="Times New Roman"/>
                <w:spacing w:val="-6"/>
                <w:sz w:val="20"/>
              </w:rPr>
              <w:t xml:space="preserve"> </w:t>
            </w:r>
            <w:r>
              <w:rPr>
                <w:rFonts w:ascii="Times New Roman"/>
                <w:sz w:val="20"/>
              </w:rPr>
              <w:t>contents,</w:t>
            </w:r>
            <w:r>
              <w:rPr>
                <w:rFonts w:ascii="Times New Roman"/>
                <w:spacing w:val="-5"/>
                <w:sz w:val="20"/>
              </w:rPr>
              <w:t xml:space="preserve"> </w:t>
            </w:r>
            <w:r>
              <w:rPr>
                <w:rFonts w:ascii="Times New Roman"/>
                <w:sz w:val="20"/>
              </w:rPr>
              <w:t>their</w:t>
            </w:r>
            <w:r>
              <w:rPr>
                <w:rFonts w:ascii="Times New Roman"/>
                <w:spacing w:val="-7"/>
                <w:sz w:val="20"/>
              </w:rPr>
              <w:t xml:space="preserve"> </w:t>
            </w:r>
            <w:r>
              <w:rPr>
                <w:rFonts w:ascii="Times New Roman"/>
                <w:sz w:val="20"/>
              </w:rPr>
              <w:t>schedules,</w:t>
            </w:r>
            <w:r>
              <w:rPr>
                <w:rFonts w:ascii="Times New Roman"/>
                <w:spacing w:val="-5"/>
                <w:sz w:val="20"/>
              </w:rPr>
              <w:t xml:space="preserve"> </w:t>
            </w:r>
            <w:r>
              <w:rPr>
                <w:rFonts w:ascii="Times New Roman"/>
                <w:sz w:val="20"/>
              </w:rPr>
              <w:t>as</w:t>
            </w:r>
            <w:r>
              <w:rPr>
                <w:rFonts w:ascii="Times New Roman"/>
                <w:spacing w:val="-3"/>
                <w:sz w:val="20"/>
              </w:rPr>
              <w:t xml:space="preserve"> </w:t>
            </w:r>
            <w:r>
              <w:rPr>
                <w:rFonts w:ascii="Times New Roman"/>
                <w:spacing w:val="-1"/>
                <w:sz w:val="20"/>
              </w:rPr>
              <w:t>well</w:t>
            </w:r>
            <w:r>
              <w:rPr>
                <w:rFonts w:ascii="Times New Roman"/>
                <w:spacing w:val="-5"/>
                <w:sz w:val="20"/>
              </w:rPr>
              <w:t xml:space="preserve"> </w:t>
            </w:r>
            <w:r>
              <w:rPr>
                <w:rFonts w:ascii="Times New Roman"/>
                <w:sz w:val="20"/>
              </w:rPr>
              <w:t>as</w:t>
            </w:r>
            <w:r>
              <w:rPr>
                <w:rFonts w:ascii="Times New Roman"/>
                <w:spacing w:val="42"/>
                <w:w w:val="99"/>
                <w:sz w:val="20"/>
              </w:rPr>
              <w:t xml:space="preserve"> </w:t>
            </w:r>
            <w:r>
              <w:rPr>
                <w:rFonts w:ascii="Times New Roman"/>
                <w:spacing w:val="-1"/>
                <w:sz w:val="20"/>
              </w:rPr>
              <w:t>associated</w:t>
            </w:r>
            <w:r>
              <w:rPr>
                <w:rFonts w:ascii="Times New Roman"/>
                <w:spacing w:val="-6"/>
                <w:sz w:val="20"/>
              </w:rPr>
              <w:t xml:space="preserve"> </w:t>
            </w:r>
            <w:r>
              <w:rPr>
                <w:rFonts w:ascii="Times New Roman"/>
                <w:spacing w:val="-1"/>
                <w:sz w:val="20"/>
              </w:rPr>
              <w:t>issues</w:t>
            </w:r>
            <w:r>
              <w:rPr>
                <w:rFonts w:ascii="Times New Roman"/>
                <w:spacing w:val="-8"/>
                <w:sz w:val="20"/>
              </w:rPr>
              <w:t xml:space="preserve"> </w:t>
            </w:r>
            <w:r>
              <w:rPr>
                <w:rFonts w:ascii="Times New Roman"/>
                <w:sz w:val="20"/>
              </w:rPr>
              <w:t>and</w:t>
            </w:r>
            <w:r>
              <w:rPr>
                <w:rFonts w:ascii="Times New Roman"/>
                <w:spacing w:val="-6"/>
                <w:sz w:val="20"/>
              </w:rPr>
              <w:t xml:space="preserve"> </w:t>
            </w:r>
            <w:r>
              <w:rPr>
                <w:rFonts w:ascii="Times New Roman"/>
                <w:spacing w:val="-1"/>
                <w:sz w:val="20"/>
              </w:rPr>
              <w:t>risks.</w:t>
            </w:r>
          </w:p>
        </w:tc>
      </w:tr>
      <w:tr w:rsidR="002A08A6" w:rsidRPr="00642507" w14:paraId="6FFB05DB" w14:textId="77777777" w:rsidTr="007D10F1">
        <w:trPr>
          <w:trHeight w:val="615"/>
        </w:trPr>
        <w:tc>
          <w:tcPr>
            <w:tcW w:w="1881" w:type="dxa"/>
            <w:hideMark/>
          </w:tcPr>
          <w:p w14:paraId="7D1868BD"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Project Management</w:t>
            </w:r>
          </w:p>
        </w:tc>
        <w:tc>
          <w:tcPr>
            <w:tcW w:w="7669" w:type="dxa"/>
            <w:hideMark/>
          </w:tcPr>
          <w:p w14:paraId="2C7718B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tasks associated with the tracking of product releases, their contents, their schedules, as well as associated issues and risks.</w:t>
            </w:r>
          </w:p>
        </w:tc>
      </w:tr>
      <w:tr w:rsidR="002A08A6" w:rsidRPr="00642507" w14:paraId="21E62292" w14:textId="77777777" w:rsidTr="007D10F1">
        <w:trPr>
          <w:trHeight w:val="315"/>
        </w:trPr>
        <w:tc>
          <w:tcPr>
            <w:tcW w:w="1881" w:type="dxa"/>
            <w:hideMark/>
          </w:tcPr>
          <w:p w14:paraId="0C1C8E4F"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Project Manager</w:t>
            </w:r>
          </w:p>
        </w:tc>
        <w:tc>
          <w:tcPr>
            <w:tcW w:w="7669" w:type="dxa"/>
            <w:hideMark/>
          </w:tcPr>
          <w:p w14:paraId="3E8C27F8"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tasked with Project Management.</w:t>
            </w:r>
          </w:p>
        </w:tc>
      </w:tr>
      <w:tr w:rsidR="002A08A6" w:rsidRPr="00642507" w14:paraId="17242CD1" w14:textId="77777777" w:rsidTr="007D10F1">
        <w:trPr>
          <w:trHeight w:val="315"/>
        </w:trPr>
        <w:tc>
          <w:tcPr>
            <w:tcW w:w="1881" w:type="dxa"/>
            <w:hideMark/>
          </w:tcPr>
          <w:p w14:paraId="14C90DD6"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Product Owner</w:t>
            </w:r>
          </w:p>
        </w:tc>
        <w:tc>
          <w:tcPr>
            <w:tcW w:w="7669" w:type="dxa"/>
            <w:hideMark/>
          </w:tcPr>
          <w:p w14:paraId="00249992"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leading the development effort.</w:t>
            </w:r>
          </w:p>
        </w:tc>
      </w:tr>
      <w:tr w:rsidR="002A08A6" w:rsidRPr="00642507" w14:paraId="05622353" w14:textId="77777777" w:rsidTr="007D10F1">
        <w:trPr>
          <w:trHeight w:val="615"/>
        </w:trPr>
        <w:tc>
          <w:tcPr>
            <w:tcW w:w="1881" w:type="dxa"/>
            <w:hideMark/>
          </w:tcPr>
          <w:p w14:paraId="61D7F8EF"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Publications</w:t>
            </w:r>
          </w:p>
        </w:tc>
        <w:tc>
          <w:tcPr>
            <w:tcW w:w="7669" w:type="dxa"/>
            <w:hideMark/>
          </w:tcPr>
          <w:p w14:paraId="3575DB12"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group of people responsible for the delivery of customer documentation associated with a product.</w:t>
            </w:r>
          </w:p>
        </w:tc>
      </w:tr>
      <w:tr w:rsidR="002A08A6" w:rsidRPr="00642507" w14:paraId="1107C1FE" w14:textId="77777777" w:rsidTr="007D10F1">
        <w:trPr>
          <w:trHeight w:val="615"/>
        </w:trPr>
        <w:tc>
          <w:tcPr>
            <w:tcW w:w="1881" w:type="dxa"/>
            <w:hideMark/>
          </w:tcPr>
          <w:p w14:paraId="20F1DC34"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Publications Manager</w:t>
            </w:r>
          </w:p>
        </w:tc>
        <w:tc>
          <w:tcPr>
            <w:tcW w:w="7669" w:type="dxa"/>
            <w:hideMark/>
          </w:tcPr>
          <w:p w14:paraId="7999817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tasked with managing the development of customer publications associated with a product.</w:t>
            </w:r>
          </w:p>
        </w:tc>
      </w:tr>
      <w:tr w:rsidR="002A08A6" w:rsidRPr="00642507" w14:paraId="412FE906" w14:textId="77777777" w:rsidTr="007D10F1">
        <w:trPr>
          <w:trHeight w:val="315"/>
        </w:trPr>
        <w:tc>
          <w:tcPr>
            <w:tcW w:w="1881" w:type="dxa"/>
            <w:hideMark/>
          </w:tcPr>
          <w:p w14:paraId="71A9DD26"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QA</w:t>
            </w:r>
          </w:p>
        </w:tc>
        <w:tc>
          <w:tcPr>
            <w:tcW w:w="7669" w:type="dxa"/>
            <w:hideMark/>
          </w:tcPr>
          <w:p w14:paraId="1C95FDA2"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Quality Assurance: the group of Engineers responsible with the validation of a product.</w:t>
            </w:r>
          </w:p>
        </w:tc>
      </w:tr>
      <w:tr w:rsidR="002A08A6" w:rsidRPr="00642507" w14:paraId="4E9A1BA7" w14:textId="77777777" w:rsidTr="007D10F1">
        <w:trPr>
          <w:trHeight w:val="315"/>
        </w:trPr>
        <w:tc>
          <w:tcPr>
            <w:tcW w:w="1881" w:type="dxa"/>
            <w:hideMark/>
          </w:tcPr>
          <w:p w14:paraId="660B555B"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QA Manager</w:t>
            </w:r>
          </w:p>
        </w:tc>
        <w:tc>
          <w:tcPr>
            <w:tcW w:w="7669" w:type="dxa"/>
            <w:hideMark/>
          </w:tcPr>
          <w:p w14:paraId="5BD67D84"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responsible for managing QA staff and their work.</w:t>
            </w:r>
          </w:p>
        </w:tc>
      </w:tr>
      <w:tr w:rsidR="002A08A6" w:rsidRPr="00642507" w14:paraId="07018731" w14:textId="77777777" w:rsidTr="007D10F1">
        <w:trPr>
          <w:trHeight w:val="315"/>
        </w:trPr>
        <w:tc>
          <w:tcPr>
            <w:tcW w:w="1881" w:type="dxa"/>
            <w:hideMark/>
          </w:tcPr>
          <w:p w14:paraId="0923A253"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RM</w:t>
            </w:r>
          </w:p>
        </w:tc>
        <w:tc>
          <w:tcPr>
            <w:tcW w:w="7669" w:type="dxa"/>
            <w:hideMark/>
          </w:tcPr>
          <w:p w14:paraId="3716F6A9"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Release Manager</w:t>
            </w:r>
          </w:p>
        </w:tc>
      </w:tr>
      <w:tr w:rsidR="002A08A6" w:rsidRPr="00642507" w14:paraId="0E56E8D3" w14:textId="77777777" w:rsidTr="007D10F1">
        <w:trPr>
          <w:trHeight w:val="788"/>
        </w:trPr>
        <w:tc>
          <w:tcPr>
            <w:tcW w:w="1881" w:type="dxa"/>
            <w:hideMark/>
          </w:tcPr>
          <w:p w14:paraId="60AC1573"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Role</w:t>
            </w:r>
          </w:p>
        </w:tc>
        <w:tc>
          <w:tcPr>
            <w:tcW w:w="7669" w:type="dxa"/>
            <w:hideMark/>
          </w:tcPr>
          <w:p w14:paraId="44BFD4E3"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 xml:space="preserve">Defines the context of an individual's level of participation in a </w:t>
            </w:r>
            <w:proofErr w:type="gramStart"/>
            <w:r w:rsidRPr="00642507">
              <w:rPr>
                <w:rFonts w:ascii="Calibri" w:eastAsia="Times New Roman" w:hAnsi="Calibri" w:cstheme="minorHAnsi"/>
                <w:color w:val="000000"/>
                <w:sz w:val="20"/>
                <w:szCs w:val="20"/>
                <w:lang w:eastAsia="en-CA"/>
              </w:rPr>
              <w:t>particular process</w:t>
            </w:r>
            <w:proofErr w:type="gramEnd"/>
            <w:r w:rsidRPr="00642507">
              <w:rPr>
                <w:rFonts w:ascii="Calibri" w:eastAsia="Times New Roman" w:hAnsi="Calibri" w:cstheme="minorHAnsi"/>
                <w:color w:val="000000"/>
                <w:sz w:val="20"/>
                <w:szCs w:val="20"/>
                <w:lang w:eastAsia="en-CA"/>
              </w:rPr>
              <w:t xml:space="preserve"> or activities. A defined role title and description should be used consistently throughout process descriptions.</w:t>
            </w:r>
          </w:p>
        </w:tc>
      </w:tr>
      <w:tr w:rsidR="002A08A6" w:rsidRPr="00642507" w14:paraId="4BE5D8C4" w14:textId="77777777" w:rsidTr="007D10F1">
        <w:trPr>
          <w:trHeight w:val="315"/>
        </w:trPr>
        <w:tc>
          <w:tcPr>
            <w:tcW w:w="1881" w:type="dxa"/>
            <w:hideMark/>
          </w:tcPr>
          <w:p w14:paraId="372EB0C2"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RTO</w:t>
            </w:r>
          </w:p>
        </w:tc>
        <w:tc>
          <w:tcPr>
            <w:tcW w:w="7669" w:type="dxa"/>
            <w:hideMark/>
          </w:tcPr>
          <w:p w14:paraId="153FCE9B"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 xml:space="preserve">Release </w:t>
            </w:r>
            <w:proofErr w:type="gramStart"/>
            <w:r w:rsidRPr="00642507">
              <w:rPr>
                <w:rFonts w:ascii="Calibri" w:eastAsia="Times New Roman" w:hAnsi="Calibri" w:cstheme="minorHAnsi"/>
                <w:color w:val="000000"/>
                <w:sz w:val="20"/>
                <w:szCs w:val="20"/>
                <w:lang w:eastAsia="en-CA"/>
              </w:rPr>
              <w:t>To</w:t>
            </w:r>
            <w:proofErr w:type="gramEnd"/>
            <w:r w:rsidRPr="00642507">
              <w:rPr>
                <w:rFonts w:ascii="Calibri" w:eastAsia="Times New Roman" w:hAnsi="Calibri" w:cstheme="minorHAnsi"/>
                <w:color w:val="000000"/>
                <w:sz w:val="20"/>
                <w:szCs w:val="20"/>
                <w:lang w:eastAsia="en-CA"/>
              </w:rPr>
              <w:t xml:space="preserve"> Operations</w:t>
            </w:r>
          </w:p>
        </w:tc>
      </w:tr>
      <w:tr w:rsidR="002A08A6" w:rsidRPr="00642507" w14:paraId="38C1CF4D" w14:textId="77777777" w:rsidTr="007D10F1">
        <w:trPr>
          <w:trHeight w:val="315"/>
        </w:trPr>
        <w:tc>
          <w:tcPr>
            <w:tcW w:w="1881" w:type="dxa"/>
            <w:hideMark/>
          </w:tcPr>
          <w:p w14:paraId="4BB9A37B"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RTOS</w:t>
            </w:r>
          </w:p>
        </w:tc>
        <w:tc>
          <w:tcPr>
            <w:tcW w:w="7669" w:type="dxa"/>
            <w:hideMark/>
          </w:tcPr>
          <w:p w14:paraId="2BC17C14"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Real-time Operating System</w:t>
            </w:r>
          </w:p>
        </w:tc>
      </w:tr>
      <w:tr w:rsidR="002A08A6" w:rsidRPr="00642507" w14:paraId="4675A246" w14:textId="77777777" w:rsidTr="007D10F1">
        <w:trPr>
          <w:trHeight w:val="327"/>
        </w:trPr>
        <w:tc>
          <w:tcPr>
            <w:tcW w:w="1881" w:type="dxa"/>
            <w:hideMark/>
          </w:tcPr>
          <w:p w14:paraId="7E3A941C" w14:textId="22E114C0" w:rsidR="002A08A6" w:rsidRPr="00642507" w:rsidRDefault="002A08A6" w:rsidP="002A08A6">
            <w:pPr>
              <w:rPr>
                <w:rFonts w:ascii="Calibri" w:eastAsia="Times New Roman" w:hAnsi="Calibri" w:cs="Calibri"/>
                <w:color w:val="000000"/>
                <w:sz w:val="20"/>
                <w:szCs w:val="20"/>
                <w:lang w:val="en-CA" w:eastAsia="en-CA"/>
              </w:rPr>
            </w:pPr>
            <w:r>
              <w:rPr>
                <w:rFonts w:ascii="Calibri" w:eastAsia="Times New Roman" w:hAnsi="Calibri" w:cstheme="minorHAnsi"/>
                <w:color w:val="000000"/>
                <w:spacing w:val="-1"/>
                <w:sz w:val="20"/>
                <w:szCs w:val="20"/>
                <w:lang w:eastAsia="en-CA"/>
              </w:rPr>
              <w:t>SME</w:t>
            </w:r>
          </w:p>
        </w:tc>
        <w:tc>
          <w:tcPr>
            <w:tcW w:w="7669" w:type="dxa"/>
            <w:hideMark/>
          </w:tcPr>
          <w:p w14:paraId="2850FFE4" w14:textId="0D723AEF" w:rsidR="002A08A6" w:rsidRPr="00642507" w:rsidRDefault="002A08A6" w:rsidP="002A08A6">
            <w:pPr>
              <w:rPr>
                <w:rFonts w:ascii="Calibri" w:eastAsia="Times New Roman" w:hAnsi="Calibri" w:cs="Calibri"/>
                <w:color w:val="000000"/>
                <w:sz w:val="20"/>
                <w:szCs w:val="20"/>
                <w:lang w:val="en-CA" w:eastAsia="en-CA"/>
              </w:rPr>
            </w:pPr>
            <w:r w:rsidRPr="002A08A6">
              <w:rPr>
                <w:rFonts w:ascii="Calibri" w:eastAsia="Times New Roman" w:hAnsi="Calibri" w:cstheme="minorHAnsi"/>
                <w:color w:val="000000"/>
                <w:sz w:val="20"/>
                <w:szCs w:val="20"/>
                <w:lang w:eastAsia="en-CA"/>
              </w:rPr>
              <w:t>Subject Matter Expert</w:t>
            </w:r>
          </w:p>
        </w:tc>
      </w:tr>
      <w:tr w:rsidR="002A08A6" w:rsidRPr="00642507" w14:paraId="69F18B57" w14:textId="77777777" w:rsidTr="007D10F1">
        <w:trPr>
          <w:trHeight w:val="315"/>
        </w:trPr>
        <w:tc>
          <w:tcPr>
            <w:tcW w:w="1881" w:type="dxa"/>
            <w:hideMark/>
          </w:tcPr>
          <w:p w14:paraId="29DF261B" w14:textId="68D28007" w:rsidR="002A08A6" w:rsidRPr="00642507" w:rsidRDefault="002A08A6" w:rsidP="002A08A6">
            <w:pPr>
              <w:rPr>
                <w:rFonts w:ascii="Calibri" w:eastAsia="Times New Roman" w:hAnsi="Calibri" w:cs="Calibri"/>
                <w:color w:val="000000"/>
                <w:lang w:val="en-CA" w:eastAsia="en-CA"/>
              </w:rPr>
            </w:pPr>
            <w:r>
              <w:rPr>
                <w:rFonts w:ascii="Calibri" w:eastAsia="Times New Roman" w:hAnsi="Calibri" w:cstheme="minorHAnsi"/>
                <w:color w:val="000000"/>
                <w:lang w:eastAsia="en-CA"/>
              </w:rPr>
              <w:t>TCFE</w:t>
            </w:r>
          </w:p>
        </w:tc>
        <w:tc>
          <w:tcPr>
            <w:tcW w:w="7669" w:type="dxa"/>
            <w:hideMark/>
          </w:tcPr>
          <w:p w14:paraId="70C5A901" w14:textId="35AF1BD1" w:rsidR="002A08A6" w:rsidRPr="00642507" w:rsidRDefault="002A08A6" w:rsidP="002A08A6">
            <w:pPr>
              <w:rPr>
                <w:rFonts w:ascii="Calibri" w:eastAsia="Times New Roman" w:hAnsi="Calibri" w:cs="Calibri"/>
                <w:color w:val="000000"/>
                <w:lang w:val="en-CA" w:eastAsia="en-CA"/>
              </w:rPr>
            </w:pPr>
            <w:r w:rsidRPr="002A08A6">
              <w:rPr>
                <w:rFonts w:ascii="Calibri" w:eastAsia="Times New Roman" w:hAnsi="Calibri" w:cstheme="minorHAnsi"/>
                <w:color w:val="000000"/>
                <w:lang w:eastAsia="en-CA"/>
              </w:rPr>
              <w:t>Test Case First Execution</w:t>
            </w:r>
          </w:p>
        </w:tc>
      </w:tr>
      <w:tr w:rsidR="002A08A6" w:rsidRPr="00642507" w14:paraId="678C4CF9" w14:textId="77777777" w:rsidTr="007D10F1">
        <w:trPr>
          <w:trHeight w:val="315"/>
        </w:trPr>
        <w:tc>
          <w:tcPr>
            <w:tcW w:w="1881" w:type="dxa"/>
            <w:hideMark/>
          </w:tcPr>
          <w:p w14:paraId="727B6BBC" w14:textId="77777777" w:rsidR="002A08A6" w:rsidRPr="00642507" w:rsidRDefault="002A08A6" w:rsidP="002A08A6">
            <w:pPr>
              <w:rPr>
                <w:rFonts w:ascii="Calibri" w:eastAsia="Times New Roman" w:hAnsi="Calibri" w:cs="Calibri"/>
                <w:color w:val="000000"/>
                <w:lang w:val="en-CA" w:eastAsia="en-CA"/>
              </w:rPr>
            </w:pPr>
            <w:r w:rsidRPr="00642507">
              <w:rPr>
                <w:rFonts w:ascii="Calibri" w:eastAsia="Times New Roman" w:hAnsi="Calibri" w:cstheme="minorHAnsi"/>
                <w:color w:val="000000"/>
                <w:spacing w:val="-1"/>
                <w:lang w:eastAsia="en-CA"/>
              </w:rPr>
              <w:t>TSR</w:t>
            </w:r>
          </w:p>
        </w:tc>
        <w:tc>
          <w:tcPr>
            <w:tcW w:w="7669" w:type="dxa"/>
            <w:hideMark/>
          </w:tcPr>
          <w:p w14:paraId="03E0F10E" w14:textId="77777777" w:rsidR="002A08A6" w:rsidRPr="00642507" w:rsidRDefault="002A08A6" w:rsidP="002A08A6">
            <w:pPr>
              <w:rPr>
                <w:rFonts w:ascii="Calibri" w:eastAsia="Times New Roman" w:hAnsi="Calibri" w:cs="Calibri"/>
                <w:color w:val="000000"/>
                <w:lang w:val="en-CA" w:eastAsia="en-CA"/>
              </w:rPr>
            </w:pPr>
            <w:r w:rsidRPr="00642507">
              <w:rPr>
                <w:rFonts w:ascii="Calibri" w:eastAsia="Times New Roman" w:hAnsi="Calibri" w:cstheme="minorHAnsi"/>
                <w:color w:val="000000"/>
                <w:lang w:eastAsia="en-CA"/>
              </w:rPr>
              <w:t>Technical Service Request</w:t>
            </w:r>
          </w:p>
        </w:tc>
      </w:tr>
    </w:tbl>
    <w:p w14:paraId="565C5A7F" w14:textId="2137EABE" w:rsidR="00E4440F" w:rsidRDefault="00E4440F">
      <w:pPr>
        <w:rPr>
          <w:rFonts w:eastAsia="Times New Roman" w:cstheme="minorHAnsi"/>
        </w:rPr>
      </w:pPr>
      <w:r w:rsidRPr="007D10F1">
        <w:rPr>
          <w:rFonts w:eastAsia="Times New Roman" w:cstheme="minorHAnsi"/>
        </w:rPr>
        <w:br w:type="page"/>
      </w:r>
    </w:p>
    <w:p w14:paraId="7935370A" w14:textId="7EAD282A" w:rsidR="002A08A6" w:rsidRPr="007D10F1" w:rsidRDefault="002A08A6" w:rsidP="002A08A6">
      <w:pPr>
        <w:pStyle w:val="HeadingA1"/>
        <w:rPr>
          <w:rFonts w:asciiTheme="minorHAnsi" w:hAnsiTheme="minorHAnsi"/>
          <w:sz w:val="22"/>
          <w:szCs w:val="22"/>
        </w:rPr>
      </w:pPr>
      <w:bookmarkStart w:id="6" w:name="_Toc40266446"/>
      <w:r>
        <w:lastRenderedPageBreak/>
        <w:t>Roles and Responsibilities</w:t>
      </w:r>
      <w:bookmarkEnd w:id="6"/>
    </w:p>
    <w:tbl>
      <w:tblPr>
        <w:tblStyle w:val="TableGrid"/>
        <w:tblW w:w="9270" w:type="dxa"/>
        <w:tblInd w:w="115" w:type="dxa"/>
        <w:tblCellMar>
          <w:left w:w="115" w:type="dxa"/>
          <w:bottom w:w="144" w:type="dxa"/>
          <w:right w:w="115" w:type="dxa"/>
        </w:tblCellMar>
        <w:tblLook w:val="06A0" w:firstRow="1" w:lastRow="0" w:firstColumn="1" w:lastColumn="0" w:noHBand="1" w:noVBand="1"/>
      </w:tblPr>
      <w:tblGrid>
        <w:gridCol w:w="2963"/>
        <w:gridCol w:w="6307"/>
      </w:tblGrid>
      <w:tr w:rsidR="00B1330F" w:rsidRPr="00642507" w14:paraId="501E9E27" w14:textId="77777777" w:rsidTr="00E52338">
        <w:tc>
          <w:tcPr>
            <w:tcW w:w="2963" w:type="dxa"/>
            <w:shd w:val="clear" w:color="auto" w:fill="D9D9D9" w:themeFill="background1" w:themeFillShade="D9"/>
            <w:vAlign w:val="center"/>
          </w:tcPr>
          <w:p w14:paraId="524F8755" w14:textId="77777777" w:rsidR="00B1330F" w:rsidRPr="003F4F56" w:rsidRDefault="00B1330F" w:rsidP="003F4F56">
            <w:pPr>
              <w:rPr>
                <w:b/>
                <w:bCs/>
              </w:rPr>
            </w:pPr>
            <w:r w:rsidRPr="003F4F56">
              <w:rPr>
                <w:b/>
                <w:bCs/>
              </w:rPr>
              <w:t>Role</w:t>
            </w:r>
          </w:p>
        </w:tc>
        <w:tc>
          <w:tcPr>
            <w:tcW w:w="6307" w:type="dxa"/>
            <w:shd w:val="clear" w:color="auto" w:fill="D9D9D9" w:themeFill="background1" w:themeFillShade="D9"/>
            <w:vAlign w:val="center"/>
          </w:tcPr>
          <w:p w14:paraId="5007A3AA" w14:textId="011F9067" w:rsidR="00B1330F" w:rsidRPr="003F4F56" w:rsidRDefault="00B1330F" w:rsidP="003F4F56">
            <w:pPr>
              <w:rPr>
                <w:b/>
                <w:bCs/>
              </w:rPr>
            </w:pPr>
            <w:r w:rsidRPr="003F4F56">
              <w:rPr>
                <w:b/>
                <w:bCs/>
              </w:rPr>
              <w:t>Responsibilities</w:t>
            </w:r>
          </w:p>
        </w:tc>
      </w:tr>
      <w:tr w:rsidR="00B1330F" w:rsidRPr="00642507" w14:paraId="2DB20FE3" w14:textId="77777777" w:rsidTr="00E52338">
        <w:tc>
          <w:tcPr>
            <w:tcW w:w="2963" w:type="dxa"/>
          </w:tcPr>
          <w:p w14:paraId="41A61F80" w14:textId="77777777" w:rsidR="00B1330F" w:rsidRPr="007D10F1" w:rsidRDefault="00B1330F" w:rsidP="00D87A99">
            <w:pPr>
              <w:rPr>
                <w:rFonts w:cstheme="minorHAnsi"/>
                <w:sz w:val="20"/>
                <w:szCs w:val="20"/>
              </w:rPr>
            </w:pPr>
            <w:r w:rsidRPr="007D10F1">
              <w:rPr>
                <w:rFonts w:cstheme="minorHAnsi"/>
                <w:sz w:val="20"/>
                <w:szCs w:val="20"/>
              </w:rPr>
              <w:t>Program Management Office</w:t>
            </w:r>
            <w:r w:rsidRPr="007D10F1">
              <w:rPr>
                <w:rFonts w:cstheme="minorHAnsi"/>
                <w:sz w:val="20"/>
                <w:szCs w:val="20"/>
              </w:rPr>
              <w:br/>
              <w:t>(PMO)</w:t>
            </w:r>
          </w:p>
        </w:tc>
        <w:tc>
          <w:tcPr>
            <w:tcW w:w="6307" w:type="dxa"/>
          </w:tcPr>
          <w:p w14:paraId="1D134978" w14:textId="77777777" w:rsidR="00B1330F" w:rsidRPr="007D10F1" w:rsidRDefault="00B1330F" w:rsidP="00D87A99">
            <w:pPr>
              <w:rPr>
                <w:rFonts w:cstheme="minorHAnsi"/>
                <w:sz w:val="20"/>
                <w:szCs w:val="20"/>
              </w:rPr>
            </w:pPr>
            <w:r w:rsidRPr="007D10F1">
              <w:rPr>
                <w:rFonts w:cstheme="minorHAnsi"/>
                <w:sz w:val="20"/>
                <w:szCs w:val="20"/>
              </w:rPr>
              <w:t>Manages the overall development effort ensuring programs follow the PDLC and the SDLC. The responsibilities are as follows:</w:t>
            </w:r>
          </w:p>
          <w:p w14:paraId="07F63D84" w14:textId="77777777" w:rsidR="00B1330F" w:rsidRPr="007D10F1" w:rsidRDefault="00B1330F" w:rsidP="00B1330F">
            <w:pPr>
              <w:pStyle w:val="BulletA1"/>
              <w:spacing w:line="240" w:lineRule="auto"/>
              <w:rPr>
                <w:rFonts w:cstheme="minorHAnsi"/>
                <w:szCs w:val="20"/>
              </w:rPr>
            </w:pPr>
            <w:r w:rsidRPr="007D10F1">
              <w:rPr>
                <w:rFonts w:cstheme="minorHAnsi"/>
                <w:szCs w:val="20"/>
              </w:rPr>
              <w:t xml:space="preserve">Plans and coordinates communication across functional groups. </w:t>
            </w:r>
          </w:p>
          <w:p w14:paraId="0CA297EB" w14:textId="77777777" w:rsidR="00B1330F" w:rsidRPr="007D10F1" w:rsidRDefault="00B1330F" w:rsidP="00B1330F">
            <w:pPr>
              <w:pStyle w:val="BulletA1"/>
              <w:spacing w:line="240" w:lineRule="auto"/>
              <w:rPr>
                <w:rFonts w:cstheme="minorHAnsi"/>
                <w:szCs w:val="20"/>
              </w:rPr>
            </w:pPr>
            <w:r w:rsidRPr="007D10F1">
              <w:rPr>
                <w:rFonts w:cstheme="minorHAnsi"/>
                <w:szCs w:val="20"/>
              </w:rPr>
              <w:t xml:space="preserve">Provides program status to executive management. </w:t>
            </w:r>
          </w:p>
          <w:p w14:paraId="54AAD73B" w14:textId="77777777" w:rsidR="00B1330F" w:rsidRPr="007D10F1" w:rsidRDefault="00B1330F" w:rsidP="00B1330F">
            <w:pPr>
              <w:pStyle w:val="BulletA1"/>
              <w:spacing w:line="240" w:lineRule="auto"/>
              <w:rPr>
                <w:rFonts w:cstheme="minorHAnsi"/>
                <w:szCs w:val="20"/>
              </w:rPr>
            </w:pPr>
            <w:r w:rsidRPr="007D10F1">
              <w:rPr>
                <w:rFonts w:cstheme="minorHAnsi"/>
                <w:szCs w:val="20"/>
              </w:rPr>
              <w:t xml:space="preserve">Generates the portfolio view and the program release calendar. </w:t>
            </w:r>
          </w:p>
          <w:p w14:paraId="390FC980" w14:textId="77777777" w:rsidR="00B1330F" w:rsidRPr="007D10F1" w:rsidRDefault="00B1330F" w:rsidP="00B1330F">
            <w:pPr>
              <w:pStyle w:val="BulletA1"/>
              <w:spacing w:line="240" w:lineRule="auto"/>
              <w:rPr>
                <w:rFonts w:cstheme="minorHAnsi"/>
                <w:szCs w:val="20"/>
              </w:rPr>
            </w:pPr>
            <w:r w:rsidRPr="007D10F1">
              <w:rPr>
                <w:rFonts w:cstheme="minorHAnsi"/>
                <w:szCs w:val="20"/>
              </w:rPr>
              <w:t>Builds metrics on product development effectiveness.</w:t>
            </w:r>
          </w:p>
        </w:tc>
      </w:tr>
      <w:tr w:rsidR="00B1330F" w:rsidRPr="00642507" w14:paraId="71CBCE6B" w14:textId="77777777" w:rsidTr="00E52338">
        <w:tc>
          <w:tcPr>
            <w:tcW w:w="2963" w:type="dxa"/>
          </w:tcPr>
          <w:p w14:paraId="23184FE2" w14:textId="77777777" w:rsidR="00B1330F" w:rsidRPr="007D10F1" w:rsidRDefault="00B1330F" w:rsidP="00D87A99">
            <w:pPr>
              <w:rPr>
                <w:rFonts w:cstheme="minorHAnsi"/>
                <w:sz w:val="20"/>
                <w:szCs w:val="20"/>
              </w:rPr>
            </w:pPr>
            <w:r w:rsidRPr="007D10F1">
              <w:rPr>
                <w:rFonts w:cstheme="minorHAnsi"/>
                <w:sz w:val="20"/>
                <w:szCs w:val="20"/>
              </w:rPr>
              <w:t>Executive Management</w:t>
            </w:r>
          </w:p>
        </w:tc>
        <w:tc>
          <w:tcPr>
            <w:tcW w:w="6307" w:type="dxa"/>
          </w:tcPr>
          <w:p w14:paraId="76BD5176" w14:textId="77777777" w:rsidR="00B1330F" w:rsidRPr="007D10F1" w:rsidRDefault="00B1330F" w:rsidP="00D87A99">
            <w:pPr>
              <w:rPr>
                <w:rFonts w:cstheme="minorHAnsi"/>
                <w:sz w:val="20"/>
                <w:szCs w:val="20"/>
              </w:rPr>
            </w:pPr>
            <w:r w:rsidRPr="007D10F1">
              <w:rPr>
                <w:rFonts w:cstheme="minorHAnsi"/>
                <w:sz w:val="20"/>
                <w:szCs w:val="20"/>
              </w:rPr>
              <w:t xml:space="preserve">This group is ultimately responsible for approving, cancelling, or redirecting programs and providing adequate resources. </w:t>
            </w:r>
          </w:p>
          <w:p w14:paraId="57EB1D31" w14:textId="77777777" w:rsidR="00B1330F" w:rsidRPr="007D10F1" w:rsidRDefault="00B1330F" w:rsidP="00D87A99">
            <w:pPr>
              <w:rPr>
                <w:rFonts w:cstheme="minorHAnsi"/>
                <w:sz w:val="20"/>
                <w:szCs w:val="20"/>
              </w:rPr>
            </w:pPr>
            <w:r w:rsidRPr="007D10F1">
              <w:rPr>
                <w:rFonts w:cstheme="minorHAnsi"/>
                <w:sz w:val="20"/>
                <w:szCs w:val="20"/>
              </w:rPr>
              <w:t>The Executive Management includes the general manager, vice presidents, senior vice presidents, and equivalents.</w:t>
            </w:r>
          </w:p>
        </w:tc>
      </w:tr>
      <w:tr w:rsidR="00B1330F" w:rsidRPr="00642507" w14:paraId="24DC7614" w14:textId="77777777" w:rsidTr="00E52338">
        <w:tc>
          <w:tcPr>
            <w:tcW w:w="2963" w:type="dxa"/>
          </w:tcPr>
          <w:p w14:paraId="32BAD51C" w14:textId="77777777" w:rsidR="00B1330F" w:rsidRPr="007D10F1" w:rsidRDefault="00B1330F" w:rsidP="00D87A99">
            <w:pPr>
              <w:rPr>
                <w:rFonts w:cstheme="minorHAnsi"/>
                <w:sz w:val="20"/>
                <w:szCs w:val="20"/>
              </w:rPr>
            </w:pPr>
            <w:r w:rsidRPr="007D10F1">
              <w:rPr>
                <w:rFonts w:cstheme="minorHAnsi"/>
                <w:sz w:val="20"/>
                <w:szCs w:val="20"/>
              </w:rPr>
              <w:t>Product Management</w:t>
            </w:r>
          </w:p>
        </w:tc>
        <w:tc>
          <w:tcPr>
            <w:tcW w:w="6307" w:type="dxa"/>
          </w:tcPr>
          <w:p w14:paraId="448E5EED" w14:textId="77777777" w:rsidR="00B1330F" w:rsidRPr="007D10F1" w:rsidRDefault="00B1330F" w:rsidP="00D87A99">
            <w:pPr>
              <w:rPr>
                <w:rFonts w:cstheme="minorHAnsi"/>
                <w:sz w:val="20"/>
                <w:szCs w:val="20"/>
              </w:rPr>
            </w:pPr>
            <w:r w:rsidRPr="007D10F1">
              <w:rPr>
                <w:rFonts w:cstheme="minorHAnsi"/>
                <w:sz w:val="20"/>
                <w:szCs w:val="20"/>
              </w:rPr>
              <w:t>Manages product requirements in a requirements management database.</w:t>
            </w:r>
          </w:p>
        </w:tc>
      </w:tr>
      <w:tr w:rsidR="00B1330F" w:rsidRPr="00642507" w14:paraId="12B76417" w14:textId="77777777" w:rsidTr="00E52338">
        <w:tc>
          <w:tcPr>
            <w:tcW w:w="2963" w:type="dxa"/>
          </w:tcPr>
          <w:p w14:paraId="38AA97C9" w14:textId="77777777" w:rsidR="00B1330F" w:rsidRPr="007D10F1" w:rsidRDefault="00B1330F" w:rsidP="00D87A99">
            <w:pPr>
              <w:rPr>
                <w:rFonts w:cstheme="minorHAnsi"/>
                <w:sz w:val="20"/>
                <w:szCs w:val="20"/>
              </w:rPr>
            </w:pPr>
            <w:r w:rsidRPr="007D10F1">
              <w:rPr>
                <w:rFonts w:cstheme="minorHAnsi"/>
                <w:sz w:val="20"/>
                <w:szCs w:val="20"/>
              </w:rPr>
              <w:t xml:space="preserve">Development Engineering </w:t>
            </w:r>
          </w:p>
        </w:tc>
        <w:tc>
          <w:tcPr>
            <w:tcW w:w="6307" w:type="dxa"/>
          </w:tcPr>
          <w:p w14:paraId="038DCE8B" w14:textId="77777777" w:rsidR="00B1330F" w:rsidRPr="007D10F1" w:rsidRDefault="00B1330F" w:rsidP="00D87A99">
            <w:pPr>
              <w:rPr>
                <w:rFonts w:cstheme="minorHAnsi"/>
                <w:sz w:val="20"/>
                <w:szCs w:val="20"/>
              </w:rPr>
            </w:pPr>
            <w:r w:rsidRPr="007D10F1">
              <w:rPr>
                <w:rFonts w:cstheme="minorHAnsi"/>
                <w:sz w:val="20"/>
                <w:szCs w:val="20"/>
              </w:rPr>
              <w:t>Creates the following:</w:t>
            </w:r>
          </w:p>
          <w:p w14:paraId="723959C6" w14:textId="77777777" w:rsidR="00B1330F" w:rsidRPr="007D10F1" w:rsidRDefault="00B1330F" w:rsidP="00B1330F">
            <w:pPr>
              <w:pStyle w:val="BulletA1"/>
              <w:spacing w:line="240" w:lineRule="auto"/>
              <w:rPr>
                <w:rFonts w:cstheme="minorHAnsi"/>
                <w:szCs w:val="20"/>
              </w:rPr>
            </w:pPr>
            <w:r w:rsidRPr="007D10F1">
              <w:rPr>
                <w:rFonts w:cstheme="minorHAnsi"/>
                <w:szCs w:val="20"/>
              </w:rPr>
              <w:t>technical requirements</w:t>
            </w:r>
          </w:p>
          <w:p w14:paraId="1D35F260" w14:textId="77777777" w:rsidR="00B1330F" w:rsidRPr="007D10F1" w:rsidRDefault="00B1330F" w:rsidP="00B1330F">
            <w:pPr>
              <w:pStyle w:val="BulletA1"/>
              <w:spacing w:line="240" w:lineRule="auto"/>
              <w:rPr>
                <w:rFonts w:cstheme="minorHAnsi"/>
                <w:szCs w:val="20"/>
              </w:rPr>
            </w:pPr>
            <w:r w:rsidRPr="007D10F1">
              <w:rPr>
                <w:rFonts w:cstheme="minorHAnsi"/>
                <w:szCs w:val="20"/>
              </w:rPr>
              <w:t>specifications</w:t>
            </w:r>
          </w:p>
          <w:p w14:paraId="39A000A7" w14:textId="0C1C72B0" w:rsidR="00B1330F" w:rsidRPr="007D10F1" w:rsidRDefault="00B1330F" w:rsidP="00B1330F">
            <w:pPr>
              <w:pStyle w:val="BulletA1"/>
              <w:spacing w:line="240" w:lineRule="auto"/>
              <w:rPr>
                <w:rFonts w:cstheme="minorHAnsi"/>
                <w:szCs w:val="20"/>
              </w:rPr>
            </w:pPr>
            <w:r w:rsidRPr="007D10F1">
              <w:rPr>
                <w:rFonts w:cstheme="minorHAnsi"/>
                <w:szCs w:val="20"/>
              </w:rPr>
              <w:t>high level and detailed software designs</w:t>
            </w:r>
            <w:r w:rsidR="00A279B5">
              <w:rPr>
                <w:rFonts w:cstheme="minorHAnsi"/>
                <w:szCs w:val="20"/>
              </w:rPr>
              <w:t xml:space="preserve"> (the high and detail designs may be combined into one document)</w:t>
            </w:r>
          </w:p>
          <w:p w14:paraId="4A45CDD9" w14:textId="77777777" w:rsidR="00B1330F" w:rsidRPr="007D10F1" w:rsidRDefault="00B1330F" w:rsidP="00B1330F">
            <w:pPr>
              <w:pStyle w:val="BulletA1"/>
              <w:spacing w:line="240" w:lineRule="auto"/>
              <w:rPr>
                <w:rFonts w:cstheme="minorHAnsi"/>
                <w:szCs w:val="20"/>
              </w:rPr>
            </w:pPr>
            <w:r w:rsidRPr="007D10F1">
              <w:rPr>
                <w:rFonts w:cstheme="minorHAnsi"/>
                <w:szCs w:val="20"/>
              </w:rPr>
              <w:t>software to meet the requirements</w:t>
            </w:r>
          </w:p>
          <w:p w14:paraId="72F6ED19" w14:textId="77777777" w:rsidR="00B1330F" w:rsidRPr="007D10F1" w:rsidRDefault="00B1330F" w:rsidP="00D87A99">
            <w:pPr>
              <w:rPr>
                <w:rFonts w:cstheme="minorHAnsi"/>
                <w:sz w:val="20"/>
                <w:szCs w:val="20"/>
              </w:rPr>
            </w:pPr>
            <w:r w:rsidRPr="007D10F1">
              <w:rPr>
                <w:rFonts w:cstheme="minorHAnsi"/>
                <w:sz w:val="20"/>
                <w:szCs w:val="20"/>
              </w:rPr>
              <w:t>Participates in the following:</w:t>
            </w:r>
          </w:p>
          <w:p w14:paraId="54699549" w14:textId="6D38BD3B" w:rsidR="002A08A6" w:rsidRDefault="002A08A6" w:rsidP="00B1330F">
            <w:pPr>
              <w:pStyle w:val="BulletA1"/>
              <w:spacing w:line="240" w:lineRule="auto"/>
              <w:rPr>
                <w:rFonts w:cstheme="minorHAnsi"/>
                <w:szCs w:val="20"/>
              </w:rPr>
            </w:pPr>
            <w:r>
              <w:rPr>
                <w:rFonts w:cstheme="minorHAnsi"/>
                <w:szCs w:val="20"/>
              </w:rPr>
              <w:t>design</w:t>
            </w:r>
          </w:p>
          <w:p w14:paraId="1714FB9B" w14:textId="7B78628C" w:rsidR="002A08A6" w:rsidRDefault="002A08A6" w:rsidP="00B1330F">
            <w:pPr>
              <w:pStyle w:val="BulletA1"/>
              <w:spacing w:line="240" w:lineRule="auto"/>
              <w:rPr>
                <w:rFonts w:cstheme="minorHAnsi"/>
                <w:szCs w:val="20"/>
              </w:rPr>
            </w:pPr>
            <w:r>
              <w:rPr>
                <w:rFonts w:cstheme="minorHAnsi"/>
                <w:szCs w:val="20"/>
              </w:rPr>
              <w:t>implementation</w:t>
            </w:r>
          </w:p>
          <w:p w14:paraId="05F2CE2C" w14:textId="19CAE08B" w:rsidR="00B1330F" w:rsidRPr="007D10F1" w:rsidRDefault="00B1330F" w:rsidP="00B1330F">
            <w:pPr>
              <w:pStyle w:val="BulletA1"/>
              <w:spacing w:line="240" w:lineRule="auto"/>
              <w:rPr>
                <w:rFonts w:cstheme="minorHAnsi"/>
                <w:szCs w:val="20"/>
              </w:rPr>
            </w:pPr>
            <w:r w:rsidRPr="007D10F1">
              <w:rPr>
                <w:rFonts w:cstheme="minorHAnsi"/>
                <w:szCs w:val="20"/>
              </w:rPr>
              <w:t>code reviews</w:t>
            </w:r>
          </w:p>
          <w:p w14:paraId="4EDC2BA6" w14:textId="77777777" w:rsidR="00B1330F" w:rsidRPr="007D10F1" w:rsidRDefault="00B1330F" w:rsidP="00B1330F">
            <w:pPr>
              <w:pStyle w:val="BulletA1"/>
              <w:spacing w:line="240" w:lineRule="auto"/>
              <w:rPr>
                <w:rFonts w:cstheme="minorHAnsi"/>
                <w:szCs w:val="20"/>
              </w:rPr>
            </w:pPr>
            <w:r w:rsidRPr="007D10F1">
              <w:rPr>
                <w:rFonts w:cstheme="minorHAnsi"/>
                <w:szCs w:val="20"/>
              </w:rPr>
              <w:t>testing</w:t>
            </w:r>
          </w:p>
          <w:p w14:paraId="6F836BF3" w14:textId="77777777" w:rsidR="00B1330F" w:rsidRPr="007D10F1" w:rsidRDefault="00B1330F" w:rsidP="00B1330F">
            <w:pPr>
              <w:pStyle w:val="BulletA1"/>
              <w:spacing w:line="240" w:lineRule="auto"/>
              <w:rPr>
                <w:rFonts w:cstheme="minorHAnsi"/>
                <w:szCs w:val="20"/>
              </w:rPr>
            </w:pPr>
            <w:r w:rsidRPr="007D10F1">
              <w:rPr>
                <w:rFonts w:cstheme="minorHAnsi"/>
                <w:szCs w:val="20"/>
              </w:rPr>
              <w:t>bug analysis</w:t>
            </w:r>
          </w:p>
          <w:p w14:paraId="1FD131A8" w14:textId="77777777" w:rsidR="00B1330F" w:rsidRPr="007D10F1" w:rsidRDefault="00B1330F" w:rsidP="00B1330F">
            <w:pPr>
              <w:pStyle w:val="BulletA1"/>
              <w:spacing w:line="240" w:lineRule="auto"/>
              <w:rPr>
                <w:rFonts w:cstheme="minorHAnsi"/>
                <w:szCs w:val="20"/>
              </w:rPr>
            </w:pPr>
            <w:r w:rsidRPr="007D10F1">
              <w:rPr>
                <w:rFonts w:cstheme="minorHAnsi"/>
                <w:szCs w:val="20"/>
              </w:rPr>
              <w:t>bug fixing</w:t>
            </w:r>
          </w:p>
          <w:p w14:paraId="376AAE8F" w14:textId="77777777" w:rsidR="00B1330F" w:rsidRPr="007D10F1" w:rsidRDefault="00B1330F" w:rsidP="00B1330F">
            <w:pPr>
              <w:pStyle w:val="BulletA1"/>
              <w:spacing w:line="240" w:lineRule="auto"/>
              <w:rPr>
                <w:rFonts w:cstheme="minorHAnsi"/>
                <w:szCs w:val="20"/>
              </w:rPr>
            </w:pPr>
            <w:r w:rsidRPr="007D10F1">
              <w:rPr>
                <w:rFonts w:cstheme="minorHAnsi"/>
                <w:szCs w:val="20"/>
              </w:rPr>
              <w:t>other software related tasks</w:t>
            </w:r>
          </w:p>
        </w:tc>
      </w:tr>
      <w:tr w:rsidR="00B1330F" w:rsidRPr="00642507" w14:paraId="48470AFF" w14:textId="77777777" w:rsidTr="00E52338">
        <w:tc>
          <w:tcPr>
            <w:tcW w:w="2963" w:type="dxa"/>
          </w:tcPr>
          <w:p w14:paraId="20878C6A" w14:textId="77777777" w:rsidR="00B1330F" w:rsidRPr="007D10F1" w:rsidRDefault="00B1330F" w:rsidP="00D87A99">
            <w:pPr>
              <w:rPr>
                <w:rFonts w:cstheme="minorHAnsi"/>
                <w:sz w:val="20"/>
                <w:szCs w:val="20"/>
              </w:rPr>
            </w:pPr>
            <w:r w:rsidRPr="007D10F1">
              <w:rPr>
                <w:rFonts w:cstheme="minorHAnsi"/>
                <w:sz w:val="20"/>
                <w:szCs w:val="20"/>
              </w:rPr>
              <w:t>Release Operations</w:t>
            </w:r>
          </w:p>
        </w:tc>
        <w:tc>
          <w:tcPr>
            <w:tcW w:w="6307" w:type="dxa"/>
          </w:tcPr>
          <w:p w14:paraId="0B2291FB" w14:textId="77777777" w:rsidR="00B1330F" w:rsidRPr="007D10F1" w:rsidRDefault="00B1330F" w:rsidP="00D87A99">
            <w:pPr>
              <w:rPr>
                <w:rFonts w:cstheme="minorHAnsi"/>
                <w:sz w:val="20"/>
                <w:szCs w:val="20"/>
              </w:rPr>
            </w:pPr>
            <w:r w:rsidRPr="007D10F1">
              <w:rPr>
                <w:rFonts w:cstheme="minorHAnsi"/>
                <w:sz w:val="20"/>
                <w:szCs w:val="20"/>
              </w:rPr>
              <w:t>Completes the Release to Operations (RTO) and General Availability (GA) checklist.</w:t>
            </w:r>
          </w:p>
        </w:tc>
      </w:tr>
      <w:tr w:rsidR="00B1330F" w:rsidRPr="00642507" w14:paraId="7F16FBFD" w14:textId="77777777" w:rsidTr="00E52338">
        <w:tc>
          <w:tcPr>
            <w:tcW w:w="2963" w:type="dxa"/>
          </w:tcPr>
          <w:p w14:paraId="687DB70B" w14:textId="77777777" w:rsidR="00B1330F" w:rsidRPr="007D10F1" w:rsidRDefault="00B1330F" w:rsidP="00D87A99">
            <w:pPr>
              <w:rPr>
                <w:rFonts w:cstheme="minorHAnsi"/>
                <w:sz w:val="20"/>
                <w:szCs w:val="20"/>
              </w:rPr>
            </w:pPr>
            <w:r w:rsidRPr="007D10F1">
              <w:rPr>
                <w:rFonts w:cstheme="minorHAnsi"/>
                <w:sz w:val="20"/>
                <w:szCs w:val="20"/>
              </w:rPr>
              <w:t>Marketing</w:t>
            </w:r>
          </w:p>
        </w:tc>
        <w:tc>
          <w:tcPr>
            <w:tcW w:w="6307" w:type="dxa"/>
          </w:tcPr>
          <w:p w14:paraId="39E41C1B" w14:textId="77777777" w:rsidR="00B1330F" w:rsidRPr="007D10F1" w:rsidRDefault="00B1330F" w:rsidP="00D87A99">
            <w:pPr>
              <w:rPr>
                <w:rFonts w:cstheme="minorHAnsi"/>
                <w:sz w:val="20"/>
                <w:szCs w:val="20"/>
              </w:rPr>
            </w:pPr>
            <w:r w:rsidRPr="007D10F1">
              <w:rPr>
                <w:rFonts w:cstheme="minorHAnsi"/>
                <w:sz w:val="20"/>
                <w:szCs w:val="20"/>
              </w:rPr>
              <w:t xml:space="preserve">Creates a Go </w:t>
            </w:r>
            <w:proofErr w:type="gramStart"/>
            <w:r w:rsidRPr="007D10F1">
              <w:rPr>
                <w:rFonts w:cstheme="minorHAnsi"/>
                <w:sz w:val="20"/>
                <w:szCs w:val="20"/>
              </w:rPr>
              <w:t>To</w:t>
            </w:r>
            <w:proofErr w:type="gramEnd"/>
            <w:r w:rsidRPr="007D10F1">
              <w:rPr>
                <w:rFonts w:cstheme="minorHAnsi"/>
                <w:sz w:val="20"/>
                <w:szCs w:val="20"/>
              </w:rPr>
              <w:t xml:space="preserve"> Market (GTM) plan.</w:t>
            </w:r>
          </w:p>
        </w:tc>
      </w:tr>
      <w:tr w:rsidR="00B1330F" w:rsidRPr="00642507" w14:paraId="3A0D31A1" w14:textId="77777777" w:rsidTr="00E52338">
        <w:tc>
          <w:tcPr>
            <w:tcW w:w="2963" w:type="dxa"/>
          </w:tcPr>
          <w:p w14:paraId="2FCE245A" w14:textId="77777777" w:rsidR="00B1330F" w:rsidRPr="007D10F1" w:rsidRDefault="00B1330F" w:rsidP="00D87A99">
            <w:pPr>
              <w:rPr>
                <w:rFonts w:cstheme="minorHAnsi"/>
                <w:sz w:val="20"/>
                <w:szCs w:val="20"/>
              </w:rPr>
            </w:pPr>
            <w:r w:rsidRPr="007D10F1">
              <w:rPr>
                <w:rFonts w:cstheme="minorHAnsi"/>
                <w:sz w:val="20"/>
                <w:szCs w:val="20"/>
              </w:rPr>
              <w:t>Test Engineering</w:t>
            </w:r>
          </w:p>
        </w:tc>
        <w:tc>
          <w:tcPr>
            <w:tcW w:w="6307" w:type="dxa"/>
          </w:tcPr>
          <w:p w14:paraId="12556BE3" w14:textId="77777777" w:rsidR="00B1330F" w:rsidRPr="007D10F1" w:rsidRDefault="00B1330F" w:rsidP="00D87A99">
            <w:pPr>
              <w:rPr>
                <w:rFonts w:cstheme="minorHAnsi"/>
                <w:sz w:val="20"/>
                <w:szCs w:val="20"/>
              </w:rPr>
            </w:pPr>
            <w:r w:rsidRPr="007D10F1">
              <w:rPr>
                <w:rFonts w:cstheme="minorHAnsi"/>
                <w:sz w:val="20"/>
                <w:szCs w:val="20"/>
              </w:rPr>
              <w:t>Responsible for the following:</w:t>
            </w:r>
          </w:p>
          <w:p w14:paraId="7218991C" w14:textId="34C06151" w:rsidR="00B1330F" w:rsidRPr="002A08A6" w:rsidRDefault="00B1330F" w:rsidP="00B1330F">
            <w:pPr>
              <w:pStyle w:val="BulletA1"/>
              <w:spacing w:line="240" w:lineRule="auto"/>
              <w:rPr>
                <w:rFonts w:cstheme="minorHAnsi"/>
                <w:szCs w:val="20"/>
              </w:rPr>
            </w:pPr>
            <w:r w:rsidRPr="002A08A6">
              <w:rPr>
                <w:rFonts w:cstheme="minorHAnsi"/>
                <w:szCs w:val="20"/>
              </w:rPr>
              <w:t>Plans system testing</w:t>
            </w:r>
          </w:p>
          <w:p w14:paraId="34B6C979" w14:textId="53623505" w:rsidR="00B1330F" w:rsidRPr="007D10F1" w:rsidRDefault="00B1330F" w:rsidP="00B1330F">
            <w:pPr>
              <w:pStyle w:val="BulletA1"/>
              <w:spacing w:line="240" w:lineRule="auto"/>
              <w:rPr>
                <w:rFonts w:cstheme="minorHAnsi"/>
                <w:szCs w:val="20"/>
              </w:rPr>
            </w:pPr>
            <w:r w:rsidRPr="007D10F1">
              <w:rPr>
                <w:rFonts w:cstheme="minorHAnsi"/>
                <w:szCs w:val="20"/>
              </w:rPr>
              <w:t>Conducts full product testing</w:t>
            </w:r>
          </w:p>
          <w:p w14:paraId="635BFC00" w14:textId="7998DD6D" w:rsidR="00B1330F" w:rsidRPr="007D10F1" w:rsidRDefault="00B1330F" w:rsidP="00B1330F">
            <w:pPr>
              <w:pStyle w:val="BulletA1"/>
              <w:spacing w:line="240" w:lineRule="auto"/>
              <w:rPr>
                <w:rFonts w:cstheme="minorHAnsi"/>
                <w:szCs w:val="20"/>
              </w:rPr>
            </w:pPr>
            <w:r w:rsidRPr="007D10F1">
              <w:rPr>
                <w:rFonts w:cstheme="minorHAnsi"/>
                <w:szCs w:val="20"/>
              </w:rPr>
              <w:t>Performs use case testing.</w:t>
            </w:r>
          </w:p>
          <w:p w14:paraId="0CA8929C" w14:textId="755B5F9D" w:rsidR="00B1330F" w:rsidRPr="007D10F1" w:rsidRDefault="00B1330F" w:rsidP="002A08A6">
            <w:pPr>
              <w:pStyle w:val="BulletA1"/>
              <w:spacing w:line="240" w:lineRule="auto"/>
              <w:rPr>
                <w:rFonts w:cstheme="minorHAnsi"/>
                <w:szCs w:val="20"/>
              </w:rPr>
            </w:pPr>
            <w:r w:rsidRPr="007D10F1">
              <w:rPr>
                <w:rFonts w:cstheme="minorHAnsi"/>
                <w:szCs w:val="20"/>
              </w:rPr>
              <w:t xml:space="preserve">Ensures all identified </w:t>
            </w:r>
            <w:r w:rsidR="002A08A6">
              <w:rPr>
                <w:rFonts w:cstheme="minorHAnsi"/>
                <w:szCs w:val="20"/>
              </w:rPr>
              <w:t xml:space="preserve">test related </w:t>
            </w:r>
            <w:r w:rsidRPr="007D10F1">
              <w:rPr>
                <w:rFonts w:cstheme="minorHAnsi"/>
                <w:szCs w:val="20"/>
              </w:rPr>
              <w:t>defects are entered into the defect tracking system</w:t>
            </w:r>
          </w:p>
        </w:tc>
      </w:tr>
      <w:tr w:rsidR="00B1330F" w:rsidRPr="00642507" w14:paraId="32CFF710" w14:textId="77777777" w:rsidTr="00E52338">
        <w:tc>
          <w:tcPr>
            <w:tcW w:w="2963" w:type="dxa"/>
          </w:tcPr>
          <w:p w14:paraId="2735C7DB" w14:textId="77777777" w:rsidR="00B1330F" w:rsidRPr="007D10F1" w:rsidRDefault="00B1330F" w:rsidP="00D87A99">
            <w:pPr>
              <w:rPr>
                <w:rFonts w:cstheme="minorHAnsi"/>
                <w:sz w:val="20"/>
                <w:szCs w:val="20"/>
              </w:rPr>
            </w:pPr>
            <w:r w:rsidRPr="007D10F1">
              <w:rPr>
                <w:rFonts w:cstheme="minorHAnsi"/>
                <w:sz w:val="20"/>
                <w:szCs w:val="20"/>
              </w:rPr>
              <w:t>Information Development</w:t>
            </w:r>
          </w:p>
        </w:tc>
        <w:tc>
          <w:tcPr>
            <w:tcW w:w="6307" w:type="dxa"/>
          </w:tcPr>
          <w:p w14:paraId="5540D248" w14:textId="77777777" w:rsidR="00B1330F" w:rsidRPr="007D10F1" w:rsidRDefault="00B1330F" w:rsidP="00D87A99">
            <w:pPr>
              <w:rPr>
                <w:rFonts w:cstheme="minorHAnsi"/>
                <w:sz w:val="20"/>
                <w:szCs w:val="20"/>
              </w:rPr>
            </w:pPr>
            <w:r w:rsidRPr="007D10F1">
              <w:rPr>
                <w:rFonts w:cstheme="minorHAnsi"/>
                <w:sz w:val="20"/>
                <w:szCs w:val="20"/>
              </w:rPr>
              <w:t xml:space="preserve">Develops a documentation plan and executes the plan to produce product documentation for the program. </w:t>
            </w:r>
          </w:p>
        </w:tc>
      </w:tr>
      <w:tr w:rsidR="00B1330F" w:rsidRPr="00642507" w14:paraId="726B0243" w14:textId="77777777" w:rsidTr="00E52338">
        <w:tc>
          <w:tcPr>
            <w:tcW w:w="2963" w:type="dxa"/>
          </w:tcPr>
          <w:p w14:paraId="6F45F1A8" w14:textId="77777777" w:rsidR="00B1330F" w:rsidRPr="007D10F1" w:rsidRDefault="00B1330F" w:rsidP="00D87A99">
            <w:pPr>
              <w:rPr>
                <w:rFonts w:cstheme="minorHAnsi"/>
                <w:sz w:val="20"/>
                <w:szCs w:val="20"/>
              </w:rPr>
            </w:pPr>
            <w:r w:rsidRPr="007D10F1">
              <w:rPr>
                <w:rFonts w:cstheme="minorHAnsi"/>
                <w:sz w:val="20"/>
                <w:szCs w:val="20"/>
              </w:rPr>
              <w:t>Customer Support</w:t>
            </w:r>
          </w:p>
        </w:tc>
        <w:tc>
          <w:tcPr>
            <w:tcW w:w="6307" w:type="dxa"/>
          </w:tcPr>
          <w:p w14:paraId="6954B9DB" w14:textId="77777777" w:rsidR="00B1330F" w:rsidRPr="007D10F1" w:rsidRDefault="00B1330F" w:rsidP="00D87A99">
            <w:pPr>
              <w:rPr>
                <w:rFonts w:cstheme="minorHAnsi"/>
                <w:sz w:val="20"/>
                <w:szCs w:val="20"/>
              </w:rPr>
            </w:pPr>
            <w:r w:rsidRPr="007D10F1">
              <w:rPr>
                <w:rFonts w:cstheme="minorHAnsi"/>
                <w:sz w:val="20"/>
                <w:szCs w:val="20"/>
              </w:rPr>
              <w:t xml:space="preserve">Provides customer support for the released product. </w:t>
            </w:r>
          </w:p>
        </w:tc>
      </w:tr>
      <w:tr w:rsidR="00B1330F" w:rsidRPr="00642507" w14:paraId="2068A8FD" w14:textId="77777777" w:rsidTr="00E52338">
        <w:tc>
          <w:tcPr>
            <w:tcW w:w="2963" w:type="dxa"/>
          </w:tcPr>
          <w:p w14:paraId="0E42C046" w14:textId="1DDCD5C1" w:rsidR="00B1330F" w:rsidRPr="007D10F1" w:rsidRDefault="00B1330F" w:rsidP="00D87A99">
            <w:pPr>
              <w:rPr>
                <w:rFonts w:cstheme="minorHAnsi"/>
                <w:sz w:val="20"/>
                <w:szCs w:val="20"/>
              </w:rPr>
            </w:pPr>
            <w:r w:rsidRPr="007D10F1">
              <w:rPr>
                <w:rFonts w:cstheme="minorHAnsi"/>
                <w:sz w:val="20"/>
                <w:szCs w:val="20"/>
              </w:rPr>
              <w:lastRenderedPageBreak/>
              <w:t>Wind River Support Network (WRSN)</w:t>
            </w:r>
            <w:r w:rsidR="00EF6BFC">
              <w:rPr>
                <w:rFonts w:cstheme="minorHAnsi"/>
                <w:sz w:val="20"/>
                <w:szCs w:val="20"/>
              </w:rPr>
              <w:t xml:space="preserve"> Group</w:t>
            </w:r>
          </w:p>
        </w:tc>
        <w:tc>
          <w:tcPr>
            <w:tcW w:w="6307" w:type="dxa"/>
          </w:tcPr>
          <w:p w14:paraId="31D701B1" w14:textId="77777777" w:rsidR="00B1330F" w:rsidRPr="007D10F1" w:rsidRDefault="00B1330F" w:rsidP="00D87A99">
            <w:pPr>
              <w:rPr>
                <w:rFonts w:cstheme="minorHAnsi"/>
                <w:sz w:val="20"/>
                <w:szCs w:val="20"/>
              </w:rPr>
            </w:pPr>
            <w:r w:rsidRPr="007D10F1">
              <w:rPr>
                <w:rFonts w:cstheme="minorHAnsi"/>
                <w:sz w:val="20"/>
                <w:szCs w:val="20"/>
              </w:rPr>
              <w:t xml:space="preserve">Creates the WRSN readiness plan and updates the WRSN website and corresponding product Web pages. </w:t>
            </w:r>
          </w:p>
        </w:tc>
      </w:tr>
      <w:tr w:rsidR="00B1330F" w:rsidRPr="00642507" w14:paraId="0EA0D737" w14:textId="77777777" w:rsidTr="00E52338">
        <w:tc>
          <w:tcPr>
            <w:tcW w:w="2963" w:type="dxa"/>
          </w:tcPr>
          <w:p w14:paraId="6A27A289" w14:textId="77777777" w:rsidR="00B1330F" w:rsidRPr="007D10F1" w:rsidRDefault="00B1330F" w:rsidP="00D87A99">
            <w:pPr>
              <w:rPr>
                <w:rFonts w:cstheme="minorHAnsi"/>
                <w:sz w:val="20"/>
                <w:szCs w:val="20"/>
              </w:rPr>
            </w:pPr>
            <w:r w:rsidRPr="007D10F1">
              <w:rPr>
                <w:rFonts w:cstheme="minorHAnsi"/>
                <w:sz w:val="20"/>
                <w:szCs w:val="20"/>
              </w:rPr>
              <w:t xml:space="preserve">Customer Education and Technical Training  </w:t>
            </w:r>
          </w:p>
        </w:tc>
        <w:tc>
          <w:tcPr>
            <w:tcW w:w="6307" w:type="dxa"/>
          </w:tcPr>
          <w:p w14:paraId="0D935D8E" w14:textId="77777777" w:rsidR="00B1330F" w:rsidRPr="007D10F1" w:rsidRDefault="00B1330F" w:rsidP="00D87A99">
            <w:pPr>
              <w:rPr>
                <w:rFonts w:cstheme="minorHAnsi"/>
                <w:sz w:val="20"/>
                <w:szCs w:val="20"/>
              </w:rPr>
            </w:pPr>
            <w:r w:rsidRPr="007D10F1">
              <w:rPr>
                <w:rFonts w:cstheme="minorHAnsi"/>
                <w:sz w:val="20"/>
                <w:szCs w:val="20"/>
              </w:rPr>
              <w:t>Creates the following:</w:t>
            </w:r>
          </w:p>
          <w:p w14:paraId="6978C6C2" w14:textId="77777777" w:rsidR="00B1330F" w:rsidRPr="002A08A6" w:rsidRDefault="00B1330F" w:rsidP="00B1330F">
            <w:pPr>
              <w:pStyle w:val="BulletA1"/>
              <w:spacing w:line="240" w:lineRule="auto"/>
              <w:rPr>
                <w:rFonts w:cstheme="minorHAnsi"/>
                <w:szCs w:val="20"/>
              </w:rPr>
            </w:pPr>
            <w:r w:rsidRPr="002A08A6">
              <w:rPr>
                <w:rFonts w:cstheme="minorHAnsi"/>
                <w:szCs w:val="20"/>
              </w:rPr>
              <w:t>Customer education strategy.</w:t>
            </w:r>
          </w:p>
          <w:p w14:paraId="596DE6D4" w14:textId="77777777" w:rsidR="00B1330F" w:rsidRPr="007D10F1" w:rsidRDefault="00B1330F" w:rsidP="00B1330F">
            <w:pPr>
              <w:pStyle w:val="BulletA1"/>
              <w:spacing w:line="240" w:lineRule="auto"/>
              <w:rPr>
                <w:rFonts w:cstheme="minorHAnsi"/>
                <w:szCs w:val="20"/>
              </w:rPr>
            </w:pPr>
            <w:r w:rsidRPr="007D10F1">
              <w:rPr>
                <w:rFonts w:cstheme="minorHAnsi"/>
                <w:szCs w:val="20"/>
              </w:rPr>
              <w:t>Technical and customer training plans.</w:t>
            </w:r>
          </w:p>
          <w:p w14:paraId="683D3180" w14:textId="77777777" w:rsidR="00B1330F" w:rsidRPr="007D10F1" w:rsidRDefault="00B1330F" w:rsidP="00B1330F">
            <w:pPr>
              <w:pStyle w:val="BulletA1"/>
              <w:spacing w:line="240" w:lineRule="auto"/>
              <w:rPr>
                <w:rFonts w:cstheme="minorHAnsi"/>
                <w:szCs w:val="20"/>
              </w:rPr>
            </w:pPr>
            <w:r w:rsidRPr="007D10F1">
              <w:rPr>
                <w:rFonts w:cstheme="minorHAnsi"/>
                <w:szCs w:val="20"/>
              </w:rPr>
              <w:t xml:space="preserve">Product training material. </w:t>
            </w:r>
          </w:p>
        </w:tc>
      </w:tr>
      <w:tr w:rsidR="00B1330F" w:rsidRPr="00642507" w14:paraId="0326335F" w14:textId="77777777" w:rsidTr="00E52338">
        <w:tc>
          <w:tcPr>
            <w:tcW w:w="2963" w:type="dxa"/>
          </w:tcPr>
          <w:p w14:paraId="4B6D190B" w14:textId="77777777" w:rsidR="00B1330F" w:rsidRPr="007D10F1" w:rsidRDefault="00B1330F" w:rsidP="00D87A99">
            <w:pPr>
              <w:rPr>
                <w:rFonts w:cstheme="minorHAnsi"/>
                <w:sz w:val="20"/>
                <w:szCs w:val="20"/>
              </w:rPr>
            </w:pPr>
            <w:r w:rsidRPr="007D10F1">
              <w:rPr>
                <w:rFonts w:cstheme="minorHAnsi"/>
                <w:sz w:val="20"/>
                <w:szCs w:val="20"/>
              </w:rPr>
              <w:t>Engineering Program Manager</w:t>
            </w:r>
          </w:p>
        </w:tc>
        <w:tc>
          <w:tcPr>
            <w:tcW w:w="6307" w:type="dxa"/>
          </w:tcPr>
          <w:p w14:paraId="3366A073" w14:textId="77777777" w:rsidR="00B1330F" w:rsidRPr="007D10F1" w:rsidRDefault="00B1330F" w:rsidP="00D87A99">
            <w:pPr>
              <w:rPr>
                <w:rFonts w:cstheme="minorHAnsi"/>
                <w:sz w:val="20"/>
                <w:szCs w:val="20"/>
              </w:rPr>
            </w:pPr>
            <w:r w:rsidRPr="007D10F1">
              <w:rPr>
                <w:rFonts w:cstheme="minorHAnsi"/>
                <w:sz w:val="20"/>
                <w:szCs w:val="20"/>
              </w:rPr>
              <w:t>Responsible for tracking and managing the engineering program aspects of a release.</w:t>
            </w:r>
          </w:p>
        </w:tc>
      </w:tr>
      <w:tr w:rsidR="00B1330F" w:rsidRPr="00642507" w14:paraId="7618689A" w14:textId="77777777" w:rsidTr="00E52338">
        <w:tc>
          <w:tcPr>
            <w:tcW w:w="2963" w:type="dxa"/>
          </w:tcPr>
          <w:p w14:paraId="6B8D83F3" w14:textId="77777777" w:rsidR="00B1330F" w:rsidRPr="007D10F1" w:rsidRDefault="00B1330F" w:rsidP="00D87A99">
            <w:pPr>
              <w:rPr>
                <w:rFonts w:cstheme="minorHAnsi"/>
                <w:sz w:val="20"/>
                <w:szCs w:val="20"/>
              </w:rPr>
            </w:pPr>
            <w:r w:rsidRPr="007D10F1">
              <w:rPr>
                <w:rFonts w:cstheme="minorHAnsi"/>
                <w:sz w:val="20"/>
                <w:szCs w:val="20"/>
              </w:rPr>
              <w:t>Test Manager</w:t>
            </w:r>
          </w:p>
        </w:tc>
        <w:tc>
          <w:tcPr>
            <w:tcW w:w="6307" w:type="dxa"/>
          </w:tcPr>
          <w:p w14:paraId="2F0BE336" w14:textId="77777777" w:rsidR="00B1330F" w:rsidRPr="007D10F1" w:rsidRDefault="00B1330F" w:rsidP="00D87A99">
            <w:pPr>
              <w:rPr>
                <w:rFonts w:cstheme="minorHAnsi"/>
                <w:sz w:val="20"/>
                <w:szCs w:val="20"/>
              </w:rPr>
            </w:pPr>
            <w:r w:rsidRPr="007D10F1">
              <w:rPr>
                <w:rFonts w:cstheme="minorHAnsi"/>
                <w:sz w:val="20"/>
                <w:szCs w:val="20"/>
              </w:rPr>
              <w:t>Manages the testing of the release and responsible for the defect tracking system contents</w:t>
            </w:r>
          </w:p>
        </w:tc>
      </w:tr>
    </w:tbl>
    <w:p w14:paraId="055A352A" w14:textId="77777777" w:rsidR="00E4440F" w:rsidRDefault="00E4440F">
      <w:pPr>
        <w:rPr>
          <w:rFonts w:ascii="Times New Roman" w:eastAsia="Times New Roman" w:hAnsi="Times New Roman" w:cs="Times New Roman"/>
          <w:sz w:val="20"/>
          <w:szCs w:val="20"/>
        </w:rPr>
      </w:pPr>
      <w:bookmarkStart w:id="7" w:name="_bookmark3"/>
      <w:bookmarkEnd w:id="7"/>
      <w:r>
        <w:rPr>
          <w:rFonts w:ascii="Times New Roman" w:eastAsia="Times New Roman" w:hAnsi="Times New Roman" w:cs="Times New Roman"/>
          <w:sz w:val="20"/>
          <w:szCs w:val="20"/>
        </w:rPr>
        <w:br w:type="page"/>
      </w:r>
    </w:p>
    <w:p w14:paraId="54526A3F" w14:textId="77777777" w:rsidR="005A76DC" w:rsidRDefault="00E367D3" w:rsidP="008372A4">
      <w:pPr>
        <w:pStyle w:val="HeadingA1"/>
        <w:rPr>
          <w:rFonts w:cs="Arial"/>
          <w:szCs w:val="52"/>
        </w:rPr>
      </w:pPr>
      <w:bookmarkStart w:id="8" w:name="_bookmark4"/>
      <w:bookmarkStart w:id="9" w:name="_Toc40266447"/>
      <w:bookmarkEnd w:id="8"/>
      <w:r>
        <w:rPr>
          <w:spacing w:val="-2"/>
        </w:rPr>
        <w:lastRenderedPageBreak/>
        <w:t xml:space="preserve">Wind </w:t>
      </w:r>
      <w:r>
        <w:rPr>
          <w:spacing w:val="-1"/>
        </w:rPr>
        <w:t>River</w:t>
      </w:r>
      <w:r>
        <w:t xml:space="preserve"> </w:t>
      </w:r>
      <w:r w:rsidR="00A7490C">
        <w:t>Software Development Process</w:t>
      </w:r>
      <w:bookmarkEnd w:id="9"/>
    </w:p>
    <w:p w14:paraId="663A35F6" w14:textId="77777777" w:rsidR="005A76DC" w:rsidRDefault="00E367D3" w:rsidP="008372A4">
      <w:pPr>
        <w:pStyle w:val="HeadingA2"/>
        <w:rPr>
          <w:rFonts w:cs="Arial"/>
          <w:szCs w:val="28"/>
        </w:rPr>
      </w:pPr>
      <w:bookmarkStart w:id="10" w:name="_bookmark5"/>
      <w:bookmarkStart w:id="11" w:name="_Toc40266448"/>
      <w:bookmarkEnd w:id="10"/>
      <w:r>
        <w:t xml:space="preserve">PDLC and </w:t>
      </w:r>
      <w:r w:rsidR="00A7490C">
        <w:t xml:space="preserve">Software Development Process </w:t>
      </w:r>
      <w:r>
        <w:t>Relationship</w:t>
      </w:r>
      <w:bookmarkEnd w:id="11"/>
    </w:p>
    <w:p w14:paraId="62351161" w14:textId="77777777" w:rsidR="005A76DC" w:rsidRPr="004A518F" w:rsidRDefault="00E367D3" w:rsidP="004A518F">
      <w:pPr>
        <w:pStyle w:val="BodyText"/>
      </w:pPr>
      <w:r w:rsidRPr="004A518F">
        <w:t>The Wind River product realization processes consist of a business level Product Development Life Cycle (PDLC) and a specific engineering software development life cycle (SDLC)</w:t>
      </w:r>
      <w:r w:rsidR="00A7490C" w:rsidRPr="004A518F">
        <w:t>.</w:t>
      </w:r>
    </w:p>
    <w:p w14:paraId="28E8AF79" w14:textId="77777777" w:rsidR="005A76DC" w:rsidRPr="004A518F" w:rsidRDefault="00E367D3" w:rsidP="004A518F">
      <w:pPr>
        <w:pStyle w:val="BodyText"/>
      </w:pPr>
      <w:r w:rsidRPr="004A518F">
        <w:t>The life cycle consists of a series of sequential phases with defined gates at the end of selected phase transitions. A phase is a logical set of tasks and activities with defined deliverables. Deliverables provide evidence of the activities completed. Gates have defined criteria that enable the current status of the phase and the overall program to be assessed.</w:t>
      </w:r>
    </w:p>
    <w:p w14:paraId="01A08AC1" w14:textId="77777777" w:rsidR="005A76DC" w:rsidRDefault="00A7490C" w:rsidP="008372A4">
      <w:pPr>
        <w:pStyle w:val="HeadingA2"/>
        <w:rPr>
          <w:rFonts w:cs="Arial"/>
          <w:szCs w:val="28"/>
        </w:rPr>
      </w:pPr>
      <w:bookmarkStart w:id="12" w:name="_bookmark6"/>
      <w:bookmarkStart w:id="13" w:name="_Toc40266449"/>
      <w:bookmarkEnd w:id="12"/>
      <w:r>
        <w:t xml:space="preserve">Software Development </w:t>
      </w:r>
      <w:r w:rsidR="00E367D3">
        <w:t>Process</w:t>
      </w:r>
      <w:r w:rsidR="00E367D3">
        <w:rPr>
          <w:spacing w:val="-2"/>
        </w:rPr>
        <w:t xml:space="preserve"> Overview</w:t>
      </w:r>
      <w:bookmarkEnd w:id="13"/>
    </w:p>
    <w:p w14:paraId="06F7C0C5" w14:textId="77777777" w:rsidR="005A76DC" w:rsidRPr="004A518F" w:rsidRDefault="00E367D3" w:rsidP="004A518F">
      <w:pPr>
        <w:pStyle w:val="BodyText"/>
      </w:pPr>
      <w:r w:rsidRPr="004A518F">
        <w:t xml:space="preserve">The VxWorks team uses an iterative </w:t>
      </w:r>
      <w:r w:rsidR="00D6073A" w:rsidRPr="004A518F">
        <w:t>agile</w:t>
      </w:r>
      <w:r w:rsidR="00A7490C" w:rsidRPr="004A518F">
        <w:t xml:space="preserve"> </w:t>
      </w:r>
      <w:r w:rsidRPr="004A518F">
        <w:t>model that uses the gates from the PDLC</w:t>
      </w:r>
      <w:r w:rsidR="00222F35" w:rsidRPr="004A518F">
        <w:t xml:space="preserve"> that allows Features to ship individually or as part of a larger release</w:t>
      </w:r>
      <w:r w:rsidRPr="004A518F">
        <w:t>.</w:t>
      </w:r>
    </w:p>
    <w:p w14:paraId="5DEA8623" w14:textId="77777777" w:rsidR="005A76DC" w:rsidRDefault="00E367D3" w:rsidP="008372A4">
      <w:pPr>
        <w:pStyle w:val="HeadingA3"/>
        <w:rPr>
          <w:rFonts w:eastAsia="Arial" w:cs="Arial"/>
        </w:rPr>
      </w:pPr>
      <w:bookmarkStart w:id="14" w:name="_bookmark7"/>
      <w:bookmarkStart w:id="15" w:name="_Toc40266450"/>
      <w:bookmarkEnd w:id="14"/>
      <w:r>
        <w:t>Phases</w:t>
      </w:r>
      <w:bookmarkEnd w:id="15"/>
      <w:r>
        <w:t xml:space="preserve"> </w:t>
      </w:r>
    </w:p>
    <w:p w14:paraId="0928C56F" w14:textId="0D4CCC03" w:rsidR="005A76DC" w:rsidRDefault="00A7490C" w:rsidP="004A518F">
      <w:pPr>
        <w:pStyle w:val="BodyText"/>
      </w:pPr>
      <w:r>
        <w:rPr>
          <w:spacing w:val="-1"/>
        </w:rPr>
        <w:t xml:space="preserve">The VxWorks </w:t>
      </w:r>
      <w:r w:rsidRPr="004A518F">
        <w:t>software development process is</w:t>
      </w:r>
      <w:r w:rsidR="00E367D3" w:rsidRPr="004A518F">
        <w:t xml:space="preserve"> a gated process with the following phases</w:t>
      </w:r>
      <w:r w:rsidR="000724CC" w:rsidRPr="004A518F">
        <w:t xml:space="preserve"> (corresponding PDLC phases and gates are noted</w:t>
      </w:r>
      <w:r w:rsidR="004A518F">
        <w:t>)</w:t>
      </w:r>
      <w:r w:rsidR="00E367D3" w:rsidRPr="004A518F">
        <w:t>:</w:t>
      </w:r>
    </w:p>
    <w:p w14:paraId="7C2AE932" w14:textId="7CD1395B" w:rsidR="00A7490C" w:rsidRDefault="00B1330F" w:rsidP="00DF074F">
      <w:pPr>
        <w:pStyle w:val="BulletA1"/>
      </w:pPr>
      <w:r w:rsidRPr="007D10F1">
        <w:rPr>
          <w:b/>
          <w:bCs/>
        </w:rPr>
        <w:t>Backlog</w:t>
      </w:r>
      <w:r w:rsidR="000724CC" w:rsidRPr="004A518F">
        <w:t xml:space="preserve"> (PDLC </w:t>
      </w:r>
      <w:r w:rsidR="0008200A" w:rsidRPr="007D10F1">
        <w:rPr>
          <w:b/>
          <w:bCs/>
          <w:i/>
          <w:iCs/>
        </w:rPr>
        <w:t>Propose</w:t>
      </w:r>
      <w:r w:rsidR="000724CC" w:rsidRPr="004A518F">
        <w:t xml:space="preserve"> </w:t>
      </w:r>
      <w:r w:rsidR="004A518F">
        <w:t>P</w:t>
      </w:r>
      <w:r w:rsidR="000724CC" w:rsidRPr="004A518F">
        <w:t>hase)</w:t>
      </w:r>
      <w:r w:rsidR="00A7490C" w:rsidRPr="004A518F">
        <w:t xml:space="preserve"> – This is the initial phase for Features.  Product Owners </w:t>
      </w:r>
      <w:r w:rsidRPr="004A518F">
        <w:t>create</w:t>
      </w:r>
      <w:r w:rsidR="00A7490C" w:rsidRPr="004A518F">
        <w:t xml:space="preserve"> new Features here and prioritize them for further research.</w:t>
      </w:r>
    </w:p>
    <w:p w14:paraId="447CC11F" w14:textId="77777777" w:rsidR="00DF074F" w:rsidRPr="004A518F" w:rsidRDefault="00DF074F" w:rsidP="00DF074F">
      <w:pPr>
        <w:pStyle w:val="BulletA1"/>
        <w:numPr>
          <w:ilvl w:val="0"/>
          <w:numId w:val="0"/>
        </w:numPr>
        <w:ind w:left="720"/>
      </w:pPr>
    </w:p>
    <w:p w14:paraId="15411402" w14:textId="6F786E45" w:rsidR="00A7490C" w:rsidRDefault="00B1330F" w:rsidP="00DF074F">
      <w:pPr>
        <w:pStyle w:val="BulletA1"/>
      </w:pPr>
      <w:r w:rsidRPr="007D10F1">
        <w:rPr>
          <w:b/>
          <w:bCs/>
        </w:rPr>
        <w:t>Selected for Development</w:t>
      </w:r>
      <w:r w:rsidR="000724CC" w:rsidRPr="004A518F">
        <w:t xml:space="preserve"> (PDLC </w:t>
      </w:r>
      <w:r w:rsidR="000724CC" w:rsidRPr="007D10F1">
        <w:rPr>
          <w:b/>
          <w:bCs/>
          <w:i/>
          <w:iCs/>
        </w:rPr>
        <w:t>Define</w:t>
      </w:r>
      <w:r w:rsidR="000724CC" w:rsidRPr="004A518F">
        <w:t xml:space="preserve"> </w:t>
      </w:r>
      <w:r w:rsidR="004A518F">
        <w:t>P</w:t>
      </w:r>
      <w:r w:rsidR="000724CC" w:rsidRPr="004A518F">
        <w:t>hase)</w:t>
      </w:r>
      <w:r w:rsidR="00A7490C" w:rsidRPr="004A518F">
        <w:t xml:space="preserve"> – Features are defined and initial</w:t>
      </w:r>
      <w:r w:rsidR="001D7471" w:rsidRPr="004A518F">
        <w:t>ly</w:t>
      </w:r>
      <w:r w:rsidR="00A7490C" w:rsidRPr="004A518F">
        <w:t xml:space="preserve"> </w:t>
      </w:r>
      <w:r w:rsidR="001D7471" w:rsidRPr="004A518F">
        <w:t xml:space="preserve">broken down </w:t>
      </w:r>
      <w:r w:rsidR="00A7490C" w:rsidRPr="004A518F">
        <w:t xml:space="preserve">into requirements by Product Architects in collaboration with Product Owners and the Development </w:t>
      </w:r>
      <w:r w:rsidR="001D7471" w:rsidRPr="004A518F">
        <w:t>T</w:t>
      </w:r>
      <w:r w:rsidR="00A7490C" w:rsidRPr="004A518F">
        <w:t>eam</w:t>
      </w:r>
      <w:r w:rsidRPr="004A518F">
        <w:t xml:space="preserve">. Dependency analysis </w:t>
      </w:r>
      <w:r w:rsidR="001D7471" w:rsidRPr="004A518F">
        <w:t xml:space="preserve">is </w:t>
      </w:r>
      <w:r w:rsidRPr="004A518F">
        <w:t xml:space="preserve">performed, and preliminary estimates </w:t>
      </w:r>
      <w:r w:rsidR="001D7471" w:rsidRPr="004A518F">
        <w:t xml:space="preserve">are </w:t>
      </w:r>
      <w:r w:rsidRPr="004A518F">
        <w:t>created</w:t>
      </w:r>
      <w:r w:rsidR="001D7471" w:rsidRPr="004A518F">
        <w:t>.</w:t>
      </w:r>
    </w:p>
    <w:p w14:paraId="678E5070" w14:textId="77777777" w:rsidR="00DF074F" w:rsidRPr="004A518F" w:rsidRDefault="00DF074F" w:rsidP="00DF074F">
      <w:pPr>
        <w:pStyle w:val="BulletA1"/>
        <w:numPr>
          <w:ilvl w:val="0"/>
          <w:numId w:val="0"/>
        </w:numPr>
        <w:ind w:left="720"/>
      </w:pPr>
    </w:p>
    <w:p w14:paraId="7CA9597B" w14:textId="59B0B48D" w:rsidR="005A76DC" w:rsidRDefault="00B1330F" w:rsidP="00DF074F">
      <w:pPr>
        <w:pStyle w:val="BulletA1"/>
      </w:pPr>
      <w:r w:rsidRPr="007D10F1">
        <w:rPr>
          <w:b/>
          <w:bCs/>
        </w:rPr>
        <w:t>In Progress</w:t>
      </w:r>
      <w:r w:rsidR="00A7490C" w:rsidRPr="004A518F">
        <w:t xml:space="preserve"> </w:t>
      </w:r>
      <w:r w:rsidR="000724CC" w:rsidRPr="004A518F">
        <w:t>(</w:t>
      </w:r>
      <w:r w:rsidRPr="004A518F">
        <w:t xml:space="preserve">PDLC </w:t>
      </w:r>
      <w:r w:rsidRPr="007D10F1">
        <w:rPr>
          <w:b/>
          <w:bCs/>
          <w:i/>
          <w:iCs/>
        </w:rPr>
        <w:t>Develop/Test</w:t>
      </w:r>
      <w:r w:rsidRPr="004A518F">
        <w:t xml:space="preserve"> </w:t>
      </w:r>
      <w:r w:rsidR="004A518F">
        <w:t>P</w:t>
      </w:r>
      <w:r w:rsidRPr="004A518F">
        <w:t>hase</w:t>
      </w:r>
      <w:r w:rsidR="000724CC" w:rsidRPr="004A518F">
        <w:t xml:space="preserve">) </w:t>
      </w:r>
      <w:r w:rsidR="00A7490C" w:rsidRPr="004A518F">
        <w:t>–</w:t>
      </w:r>
      <w:r w:rsidRPr="004A518F">
        <w:t xml:space="preserve"> </w:t>
      </w:r>
      <w:r w:rsidR="00E367D3" w:rsidRPr="004A518F">
        <w:t xml:space="preserve">This phase includes design, development, </w:t>
      </w:r>
      <w:r w:rsidR="004A518F">
        <w:t xml:space="preserve">feature, regression, and system testing </w:t>
      </w:r>
      <w:r w:rsidR="00D37F62" w:rsidRPr="004A518F">
        <w:t>using an Agile process with Sprint lengths of 2-4 weeks</w:t>
      </w:r>
      <w:r w:rsidR="00A7490C" w:rsidRPr="004A518F">
        <w:t xml:space="preserve">. </w:t>
      </w:r>
    </w:p>
    <w:p w14:paraId="6B0B5EAF" w14:textId="77777777" w:rsidR="00DF074F" w:rsidRDefault="00DF074F" w:rsidP="00DF074F">
      <w:pPr>
        <w:pStyle w:val="BulletA1"/>
        <w:numPr>
          <w:ilvl w:val="0"/>
          <w:numId w:val="0"/>
        </w:numPr>
        <w:ind w:left="720"/>
      </w:pPr>
    </w:p>
    <w:p w14:paraId="43300347" w14:textId="2E3C5B22" w:rsidR="004A518F" w:rsidRDefault="004A518F" w:rsidP="00DF074F">
      <w:pPr>
        <w:pStyle w:val="BulletA1"/>
      </w:pPr>
      <w:r>
        <w:rPr>
          <w:b/>
          <w:bCs/>
        </w:rPr>
        <w:t>Done</w:t>
      </w:r>
      <w:r w:rsidRPr="004A518F">
        <w:t xml:space="preserve"> (PDLC </w:t>
      </w:r>
      <w:r w:rsidRPr="007D10F1">
        <w:rPr>
          <w:b/>
          <w:bCs/>
          <w:i/>
          <w:iCs/>
        </w:rPr>
        <w:t>Develop/Test</w:t>
      </w:r>
      <w:r w:rsidRPr="004A518F">
        <w:t xml:space="preserve"> </w:t>
      </w:r>
      <w:r>
        <w:t>P</w:t>
      </w:r>
      <w:r w:rsidRPr="004A518F">
        <w:t>hase) –</w:t>
      </w:r>
      <w:r>
        <w:t xml:space="preserve"> Feature implementation and tests have completed, the Definition of Done is completed, stakeholder approval is pending.</w:t>
      </w:r>
    </w:p>
    <w:p w14:paraId="5C80EF0E" w14:textId="77777777" w:rsidR="00DF074F" w:rsidRDefault="00DF074F" w:rsidP="00DF074F">
      <w:pPr>
        <w:pStyle w:val="BulletA1"/>
        <w:numPr>
          <w:ilvl w:val="0"/>
          <w:numId w:val="0"/>
        </w:numPr>
        <w:ind w:left="720"/>
      </w:pPr>
    </w:p>
    <w:p w14:paraId="5052B452" w14:textId="595FE5C5" w:rsidR="004A518F" w:rsidRDefault="004A518F" w:rsidP="00DF074F">
      <w:pPr>
        <w:pStyle w:val="BulletA1"/>
      </w:pPr>
      <w:r>
        <w:rPr>
          <w:b/>
          <w:bCs/>
        </w:rPr>
        <w:t>Accepted</w:t>
      </w:r>
      <w:r w:rsidRPr="004A518F">
        <w:t xml:space="preserve"> (PDLC </w:t>
      </w:r>
      <w:r w:rsidRPr="007D10F1">
        <w:rPr>
          <w:b/>
          <w:bCs/>
          <w:i/>
          <w:iCs/>
        </w:rPr>
        <w:t>Develop/Test</w:t>
      </w:r>
      <w:r w:rsidRPr="004A518F">
        <w:t xml:space="preserve"> </w:t>
      </w:r>
      <w:r>
        <w:t>P</w:t>
      </w:r>
      <w:r w:rsidRPr="004A518F">
        <w:t>hase) –</w:t>
      </w:r>
      <w:r>
        <w:t xml:space="preserve"> Feature has been reviewed by stakeholders (E.g. Product Manager, architect, customer delegate) and deemed meet requirement.  Acceptance Criteria are </w:t>
      </w:r>
      <w:proofErr w:type="gramStart"/>
      <w:r>
        <w:t>met</w:t>
      </w:r>
      <w:proofErr w:type="gramEnd"/>
      <w:r>
        <w:t xml:space="preserve"> and the Individual Feature Complete milestone is met.</w:t>
      </w:r>
    </w:p>
    <w:p w14:paraId="4EFE8FCE" w14:textId="77777777" w:rsidR="00DF074F" w:rsidRPr="004A518F" w:rsidRDefault="00DF074F" w:rsidP="00DF074F">
      <w:pPr>
        <w:pStyle w:val="BulletA1"/>
        <w:numPr>
          <w:ilvl w:val="0"/>
          <w:numId w:val="0"/>
        </w:numPr>
        <w:ind w:left="720"/>
      </w:pPr>
    </w:p>
    <w:p w14:paraId="07DAABD6" w14:textId="16DFB87E" w:rsidR="005A76DC" w:rsidRDefault="00E367D3" w:rsidP="00DF074F">
      <w:pPr>
        <w:pStyle w:val="BulletA1"/>
      </w:pPr>
      <w:r w:rsidRPr="007D10F1">
        <w:rPr>
          <w:b/>
          <w:bCs/>
        </w:rPr>
        <w:t>Release</w:t>
      </w:r>
      <w:r w:rsidR="000724CC" w:rsidRPr="004A518F">
        <w:t xml:space="preserve"> (PDLC </w:t>
      </w:r>
      <w:r w:rsidR="000724CC" w:rsidRPr="007D10F1">
        <w:rPr>
          <w:b/>
          <w:bCs/>
          <w:i/>
          <w:iCs/>
        </w:rPr>
        <w:t>Launch</w:t>
      </w:r>
      <w:r w:rsidR="000724CC" w:rsidRPr="004A518F">
        <w:t xml:space="preserve"> </w:t>
      </w:r>
      <w:r w:rsidR="004A518F">
        <w:t>P</w:t>
      </w:r>
      <w:r w:rsidR="000724CC" w:rsidRPr="004A518F">
        <w:t xml:space="preserve">hase) </w:t>
      </w:r>
      <w:r w:rsidRPr="004A518F">
        <w:t xml:space="preserve">–This phase includes the Release to </w:t>
      </w:r>
      <w:r w:rsidR="004A518F">
        <w:t>Operations</w:t>
      </w:r>
      <w:r w:rsidRPr="004A518F">
        <w:t xml:space="preserve"> (RT</w:t>
      </w:r>
      <w:r w:rsidR="004A518F">
        <w:t>O</w:t>
      </w:r>
      <w:r w:rsidRPr="004A518F">
        <w:t xml:space="preserve">) </w:t>
      </w:r>
      <w:r w:rsidR="00D37F62" w:rsidRPr="004A518F">
        <w:t xml:space="preserve">of the completed </w:t>
      </w:r>
      <w:r w:rsidR="004A518F">
        <w:t>f</w:t>
      </w:r>
      <w:r w:rsidR="00D37F62" w:rsidRPr="004A518F">
        <w:t>eature</w:t>
      </w:r>
      <w:r w:rsidRPr="004A518F">
        <w:t>. The phase is focused on transfer to manufacturing and process</w:t>
      </w:r>
      <w:r w:rsidR="008924E8" w:rsidRPr="004A518F">
        <w:t xml:space="preserve"> </w:t>
      </w:r>
      <w:r w:rsidRPr="004A518F">
        <w:t xml:space="preserve">validation. The phase ends with the General Availability (GA) </w:t>
      </w:r>
      <w:r w:rsidR="004A518F">
        <w:t>milestone</w:t>
      </w:r>
      <w:r w:rsidRPr="004A518F">
        <w:t>.</w:t>
      </w:r>
    </w:p>
    <w:p w14:paraId="1FB56768" w14:textId="77777777" w:rsidR="00DF074F" w:rsidRPr="004A518F" w:rsidRDefault="00DF074F" w:rsidP="00DF074F">
      <w:pPr>
        <w:pStyle w:val="BulletA1"/>
        <w:numPr>
          <w:ilvl w:val="0"/>
          <w:numId w:val="0"/>
        </w:numPr>
        <w:ind w:left="720"/>
      </w:pPr>
    </w:p>
    <w:p w14:paraId="29BDCC71" w14:textId="1DAB6F43" w:rsidR="00E4440F" w:rsidRPr="00DF074F" w:rsidRDefault="00B40487" w:rsidP="007D10F1">
      <w:pPr>
        <w:pStyle w:val="BulletA1"/>
        <w:rPr>
          <w:rFonts w:ascii="Times New Roman" w:eastAsia="Times New Roman" w:hAnsi="Times New Roman"/>
          <w:szCs w:val="20"/>
        </w:rPr>
      </w:pPr>
      <w:r w:rsidRPr="00DF074F">
        <w:rPr>
          <w:b/>
          <w:bCs/>
        </w:rPr>
        <w:t>Sustain</w:t>
      </w:r>
      <w:r w:rsidR="00E367D3" w:rsidRPr="007D10F1">
        <w:rPr>
          <w:b/>
          <w:bCs/>
        </w:rPr>
        <w:t xml:space="preserve"> </w:t>
      </w:r>
      <w:r w:rsidR="000724CC" w:rsidRPr="004A518F">
        <w:t xml:space="preserve">(PDLC </w:t>
      </w:r>
      <w:r w:rsidR="000724CC" w:rsidRPr="007D10F1">
        <w:rPr>
          <w:b/>
          <w:bCs/>
          <w:i/>
          <w:iCs/>
        </w:rPr>
        <w:t>Sustain</w:t>
      </w:r>
      <w:r w:rsidR="000724CC" w:rsidRPr="004A518F">
        <w:t xml:space="preserve"> </w:t>
      </w:r>
      <w:r w:rsidR="004A518F">
        <w:t>P</w:t>
      </w:r>
      <w:r w:rsidR="000724CC" w:rsidRPr="004A518F">
        <w:t xml:space="preserve">hase) </w:t>
      </w:r>
      <w:r w:rsidR="00E367D3" w:rsidRPr="004A518F">
        <w:t>–This phase provides customer support and maintenance releases ending</w:t>
      </w:r>
      <w:r w:rsidR="00E367D3" w:rsidRPr="00DF074F">
        <w:rPr>
          <w:spacing w:val="-5"/>
        </w:rPr>
        <w:t xml:space="preserve"> </w:t>
      </w:r>
      <w:r w:rsidR="00E367D3" w:rsidRPr="00DF074F">
        <w:rPr>
          <w:spacing w:val="-1"/>
        </w:rPr>
        <w:t>with</w:t>
      </w:r>
      <w:r w:rsidR="00E367D3" w:rsidRPr="00DF074F">
        <w:rPr>
          <w:spacing w:val="-5"/>
        </w:rPr>
        <w:t xml:space="preserve"> </w:t>
      </w:r>
      <w:r w:rsidR="00E367D3">
        <w:t>EO</w:t>
      </w:r>
      <w:r w:rsidR="00411271">
        <w:t>L</w:t>
      </w:r>
      <w:r w:rsidR="00E367D3" w:rsidRPr="00DF074F">
        <w:rPr>
          <w:spacing w:val="-3"/>
        </w:rPr>
        <w:t xml:space="preserve"> </w:t>
      </w:r>
      <w:r w:rsidR="00E367D3" w:rsidRPr="00DF074F">
        <w:rPr>
          <w:spacing w:val="-1"/>
        </w:rPr>
        <w:t>(End</w:t>
      </w:r>
      <w:r w:rsidR="00E367D3" w:rsidRPr="00DF074F">
        <w:rPr>
          <w:spacing w:val="-4"/>
        </w:rPr>
        <w:t xml:space="preserve"> </w:t>
      </w:r>
      <w:r w:rsidR="00E367D3" w:rsidRPr="00DF074F">
        <w:rPr>
          <w:spacing w:val="-1"/>
        </w:rPr>
        <w:t>of</w:t>
      </w:r>
      <w:r w:rsidR="00E367D3" w:rsidRPr="00DF074F">
        <w:rPr>
          <w:spacing w:val="-7"/>
        </w:rPr>
        <w:t xml:space="preserve"> </w:t>
      </w:r>
      <w:r w:rsidR="00411271">
        <w:t>Life</w:t>
      </w:r>
      <w:r w:rsidR="00E367D3">
        <w:t>)</w:t>
      </w:r>
      <w:bookmarkStart w:id="16" w:name="_bookmark8"/>
      <w:bookmarkEnd w:id="16"/>
      <w:r w:rsidR="00E4440F">
        <w:br w:type="page"/>
      </w:r>
    </w:p>
    <w:p w14:paraId="339C9FB6" w14:textId="77777777" w:rsidR="005A76DC" w:rsidRDefault="00E367D3" w:rsidP="007D10F1">
      <w:pPr>
        <w:pStyle w:val="HeadingA3"/>
        <w:rPr>
          <w:rFonts w:eastAsia="Arial" w:cs="Arial"/>
          <w:szCs w:val="18"/>
        </w:rPr>
      </w:pPr>
      <w:bookmarkStart w:id="17" w:name="_Toc40266451"/>
      <w:r>
        <w:lastRenderedPageBreak/>
        <w:t>Gates</w:t>
      </w:r>
      <w:bookmarkEnd w:id="17"/>
    </w:p>
    <w:p w14:paraId="3DA12F17" w14:textId="130C3A55" w:rsidR="00007A9E" w:rsidRDefault="00E367D3" w:rsidP="007D10F1">
      <w:pPr>
        <w:pStyle w:val="BodyText"/>
      </w:pPr>
      <w:r>
        <w:rPr>
          <w:spacing w:val="-1"/>
        </w:rPr>
        <w:t>Gates</w:t>
      </w:r>
      <w:r>
        <w:rPr>
          <w:spacing w:val="-6"/>
        </w:rPr>
        <w:t xml:space="preserve"> </w:t>
      </w:r>
      <w:r>
        <w:t>are</w:t>
      </w:r>
      <w:r>
        <w:rPr>
          <w:spacing w:val="-6"/>
        </w:rPr>
        <w:t xml:space="preserve"> </w:t>
      </w:r>
      <w:r>
        <w:rPr>
          <w:spacing w:val="1"/>
        </w:rPr>
        <w:t>the</w:t>
      </w:r>
      <w:r>
        <w:rPr>
          <w:spacing w:val="-5"/>
        </w:rPr>
        <w:t xml:space="preserve"> </w:t>
      </w:r>
      <w:r>
        <w:rPr>
          <w:spacing w:val="-1"/>
        </w:rPr>
        <w:t>most</w:t>
      </w:r>
      <w:r>
        <w:rPr>
          <w:spacing w:val="-5"/>
        </w:rPr>
        <w:t xml:space="preserve"> </w:t>
      </w:r>
      <w:r w:rsidRPr="001D7471">
        <w:t>important</w:t>
      </w:r>
      <w:r w:rsidRPr="007D10F1">
        <w:t xml:space="preserve"> milestones </w:t>
      </w:r>
      <w:r w:rsidRPr="001D7471">
        <w:t>of</w:t>
      </w:r>
      <w:r w:rsidRPr="007D10F1">
        <w:t xml:space="preserve"> </w:t>
      </w:r>
      <w:r w:rsidRPr="001D7471">
        <w:t>a</w:t>
      </w:r>
      <w:r w:rsidRPr="007D10F1">
        <w:t xml:space="preserve"> program. </w:t>
      </w:r>
      <w:r w:rsidRPr="001D7471">
        <w:t>Passage</w:t>
      </w:r>
      <w:r w:rsidRPr="007D10F1">
        <w:t xml:space="preserve"> </w:t>
      </w:r>
      <w:r w:rsidRPr="001D7471">
        <w:t>of</w:t>
      </w:r>
      <w:r w:rsidRPr="007D10F1">
        <w:t xml:space="preserve"> </w:t>
      </w:r>
      <w:r w:rsidRPr="001D7471">
        <w:t>a</w:t>
      </w:r>
      <w:r w:rsidRPr="007D10F1">
        <w:t xml:space="preserve"> </w:t>
      </w:r>
      <w:r w:rsidRPr="001D7471">
        <w:t>gate</w:t>
      </w:r>
      <w:r w:rsidRPr="007D10F1">
        <w:t xml:space="preserve"> </w:t>
      </w:r>
      <w:r w:rsidRPr="001D7471">
        <w:t>requires</w:t>
      </w:r>
      <w:r w:rsidRPr="007D10F1">
        <w:t xml:space="preserve"> </w:t>
      </w:r>
      <w:r w:rsidRPr="001D7471">
        <w:t>formal</w:t>
      </w:r>
      <w:r w:rsidRPr="007D10F1">
        <w:t xml:space="preserve"> approval</w:t>
      </w:r>
      <w:r w:rsidR="00D37F62" w:rsidRPr="007D10F1">
        <w:t xml:space="preserve"> by Product Owners, Architects, </w:t>
      </w:r>
      <w:r w:rsidR="001D7471" w:rsidRPr="007D10F1">
        <w:t xml:space="preserve">and </w:t>
      </w:r>
      <w:r w:rsidR="00007A9E" w:rsidRPr="007D10F1">
        <w:t>Scrum</w:t>
      </w:r>
      <w:r w:rsidR="00D37F62" w:rsidRPr="007D10F1">
        <w:t xml:space="preserve"> </w:t>
      </w:r>
      <w:r w:rsidR="001D7471">
        <w:t>t</w:t>
      </w:r>
      <w:r w:rsidR="00D37F62" w:rsidRPr="007D10F1">
        <w:t>eams</w:t>
      </w:r>
      <w:r w:rsidRPr="007D10F1">
        <w:t xml:space="preserve">. </w:t>
      </w:r>
      <w:r w:rsidRPr="001D7471">
        <w:t>They</w:t>
      </w:r>
      <w:r w:rsidRPr="007D10F1">
        <w:t xml:space="preserve"> </w:t>
      </w:r>
      <w:r w:rsidRPr="001D7471">
        <w:t>are</w:t>
      </w:r>
      <w:r w:rsidRPr="007D10F1">
        <w:t xml:space="preserve"> </w:t>
      </w:r>
      <w:r w:rsidRPr="001D7471">
        <w:t>used</w:t>
      </w:r>
      <w:r w:rsidRPr="007D10F1">
        <w:t xml:space="preserve"> </w:t>
      </w:r>
      <w:r w:rsidRPr="001D7471">
        <w:t>to</w:t>
      </w:r>
      <w:r w:rsidRPr="007D10F1">
        <w:t xml:space="preserve"> ensure </w:t>
      </w:r>
      <w:r w:rsidRPr="001D7471">
        <w:t>that</w:t>
      </w:r>
      <w:r w:rsidRPr="007D10F1">
        <w:t xml:space="preserve"> the </w:t>
      </w:r>
      <w:r w:rsidRPr="001D7471">
        <w:t>program</w:t>
      </w:r>
      <w:r w:rsidRPr="007D10F1">
        <w:t xml:space="preserve"> </w:t>
      </w:r>
      <w:r w:rsidRPr="001D7471">
        <w:t>is</w:t>
      </w:r>
      <w:r w:rsidRPr="007D10F1">
        <w:t xml:space="preserve"> on </w:t>
      </w:r>
      <w:r w:rsidRPr="001D7471">
        <w:t>track</w:t>
      </w:r>
      <w:r w:rsidRPr="007D10F1">
        <w:t xml:space="preserve"> </w:t>
      </w:r>
      <w:r w:rsidRPr="001D7471">
        <w:t>and</w:t>
      </w:r>
      <w:r w:rsidRPr="007D10F1">
        <w:t xml:space="preserve"> are points when </w:t>
      </w:r>
      <w:r w:rsidRPr="001D7471">
        <w:t>a</w:t>
      </w:r>
      <w:r w:rsidRPr="007D10F1">
        <w:t xml:space="preserve"> decision </w:t>
      </w:r>
      <w:r w:rsidRPr="001D7471">
        <w:t>is</w:t>
      </w:r>
      <w:r w:rsidRPr="007D10F1">
        <w:t xml:space="preserve"> made as </w:t>
      </w:r>
      <w:r w:rsidRPr="001D7471">
        <w:t>to</w:t>
      </w:r>
      <w:r w:rsidRPr="007D10F1">
        <w:t xml:space="preserve"> </w:t>
      </w:r>
      <w:r w:rsidRPr="001D7471">
        <w:t>whether</w:t>
      </w:r>
      <w:r>
        <w:rPr>
          <w:spacing w:val="-3"/>
        </w:rPr>
        <w:t xml:space="preserve"> </w:t>
      </w:r>
      <w:r>
        <w:t>the</w:t>
      </w:r>
      <w:r>
        <w:rPr>
          <w:spacing w:val="-7"/>
        </w:rPr>
        <w:t xml:space="preserve"> </w:t>
      </w:r>
      <w:r>
        <w:t>program</w:t>
      </w:r>
      <w:r>
        <w:rPr>
          <w:spacing w:val="-6"/>
        </w:rPr>
        <w:t xml:space="preserve"> </w:t>
      </w:r>
      <w:r w:rsidR="001D7471">
        <w:t>continues as</w:t>
      </w:r>
      <w:r>
        <w:rPr>
          <w:spacing w:val="-3"/>
        </w:rPr>
        <w:t xml:space="preserve"> </w:t>
      </w:r>
      <w:r>
        <w:t>plan</w:t>
      </w:r>
      <w:r w:rsidR="001D7471">
        <w:t>ned</w:t>
      </w:r>
      <w:r>
        <w:t>.</w:t>
      </w:r>
      <w:r w:rsidR="00007A9E">
        <w:t xml:space="preserve"> </w:t>
      </w:r>
    </w:p>
    <w:p w14:paraId="2971031C" w14:textId="77777777" w:rsidR="00A74AAA" w:rsidRDefault="00A74AAA" w:rsidP="00411271">
      <w:pPr>
        <w:pStyle w:val="BodyText"/>
        <w:rPr>
          <w:rFonts w:ascii="Times New Roman" w:hAnsi="Times New Roman" w:cs="Times New Roman"/>
        </w:rPr>
      </w:pPr>
      <w:bookmarkStart w:id="18" w:name="_bookmark9"/>
      <w:bookmarkEnd w:id="18"/>
    </w:p>
    <w:p w14:paraId="370FFEA2" w14:textId="0976C135" w:rsidR="00A74AAA" w:rsidRDefault="00007A9E" w:rsidP="007D10F1">
      <w:pPr>
        <w:pStyle w:val="BodyText"/>
        <w:rPr>
          <w:rFonts w:ascii="Times New Roman" w:hAnsi="Times New Roman" w:cs="Times New Roman"/>
        </w:rPr>
      </w:pPr>
      <w:r>
        <w:rPr>
          <w:rFonts w:ascii="Times New Roman" w:hAnsi="Times New Roman" w:cs="Times New Roman"/>
        </w:rPr>
        <w:t>At the release lev</w:t>
      </w:r>
      <w:r w:rsidR="00A74AAA">
        <w:rPr>
          <w:rFonts w:ascii="Times New Roman" w:hAnsi="Times New Roman" w:cs="Times New Roman"/>
        </w:rPr>
        <w:t>el,</w:t>
      </w:r>
      <w:r>
        <w:rPr>
          <w:rFonts w:ascii="Times New Roman" w:hAnsi="Times New Roman" w:cs="Times New Roman"/>
        </w:rPr>
        <w:t xml:space="preserve"> </w:t>
      </w:r>
      <w:r w:rsidR="001D7471">
        <w:rPr>
          <w:rFonts w:ascii="Times New Roman" w:hAnsi="Times New Roman" w:cs="Times New Roman"/>
        </w:rPr>
        <w:t xml:space="preserve">the </w:t>
      </w:r>
      <w:r>
        <w:rPr>
          <w:rFonts w:ascii="Times New Roman" w:hAnsi="Times New Roman" w:cs="Times New Roman"/>
        </w:rPr>
        <w:t xml:space="preserve">following </w:t>
      </w:r>
      <w:r w:rsidR="00A74AAA">
        <w:rPr>
          <w:rFonts w:ascii="Times New Roman" w:hAnsi="Times New Roman" w:cs="Times New Roman"/>
        </w:rPr>
        <w:t>are the phases, gates</w:t>
      </w:r>
      <w:r w:rsidR="001D7471">
        <w:rPr>
          <w:rFonts w:ascii="Times New Roman" w:hAnsi="Times New Roman" w:cs="Times New Roman"/>
        </w:rPr>
        <w:t>,</w:t>
      </w:r>
      <w:r w:rsidR="00A74AAA">
        <w:rPr>
          <w:rFonts w:ascii="Times New Roman" w:hAnsi="Times New Roman" w:cs="Times New Roman"/>
        </w:rPr>
        <w:t xml:space="preserve"> and corresponding milestones:</w:t>
      </w:r>
    </w:p>
    <w:p w14:paraId="4FB7466C" w14:textId="77777777" w:rsidR="00A74AAA" w:rsidRDefault="00A74AAA">
      <w:pPr>
        <w:spacing w:line="222" w:lineRule="exact"/>
        <w:rPr>
          <w:rFonts w:ascii="Times New Roman" w:eastAsia="Times New Roman" w:hAnsi="Times New Roman" w:cs="Times New Roman"/>
          <w:sz w:val="20"/>
          <w:szCs w:val="20"/>
        </w:rPr>
      </w:pPr>
    </w:p>
    <w:tbl>
      <w:tblPr>
        <w:tblStyle w:val="TableGrid"/>
        <w:tblW w:w="9408" w:type="dxa"/>
        <w:tblInd w:w="85" w:type="dxa"/>
        <w:tblCellMar>
          <w:left w:w="115" w:type="dxa"/>
          <w:bottom w:w="144" w:type="dxa"/>
          <w:right w:w="115" w:type="dxa"/>
        </w:tblCellMar>
        <w:tblLook w:val="04A0" w:firstRow="1" w:lastRow="0" w:firstColumn="1" w:lastColumn="0" w:noHBand="0" w:noVBand="1"/>
      </w:tblPr>
      <w:tblGrid>
        <w:gridCol w:w="1470"/>
        <w:gridCol w:w="1417"/>
        <w:gridCol w:w="2693"/>
        <w:gridCol w:w="3828"/>
      </w:tblGrid>
      <w:tr w:rsidR="00B40487" w:rsidRPr="00301B38" w14:paraId="3851EE42" w14:textId="77777777" w:rsidTr="00B40487">
        <w:trPr>
          <w:trHeight w:val="504"/>
        </w:trPr>
        <w:tc>
          <w:tcPr>
            <w:tcW w:w="1470" w:type="dxa"/>
            <w:shd w:val="clear" w:color="auto" w:fill="D9D9D9" w:themeFill="background1" w:themeFillShade="D9"/>
          </w:tcPr>
          <w:p w14:paraId="41C728B3" w14:textId="0DEAA904" w:rsidR="00B40487" w:rsidRPr="003F4F56" w:rsidRDefault="00B40487" w:rsidP="003F4F56">
            <w:pPr>
              <w:rPr>
                <w:b/>
                <w:bCs/>
              </w:rPr>
            </w:pPr>
            <w:r w:rsidRPr="003F4F56">
              <w:rPr>
                <w:b/>
                <w:bCs/>
              </w:rPr>
              <w:t>PDLC Phase</w:t>
            </w:r>
          </w:p>
        </w:tc>
        <w:tc>
          <w:tcPr>
            <w:tcW w:w="1417" w:type="dxa"/>
            <w:shd w:val="clear" w:color="auto" w:fill="D9D9D9" w:themeFill="background1" w:themeFillShade="D9"/>
          </w:tcPr>
          <w:p w14:paraId="5A22ECBC" w14:textId="3A86E4D8" w:rsidR="00B40487" w:rsidRPr="003F4F56" w:rsidRDefault="00B40487" w:rsidP="003F4F56">
            <w:pPr>
              <w:rPr>
                <w:b/>
                <w:bCs/>
              </w:rPr>
            </w:pPr>
            <w:r w:rsidRPr="003F4F56">
              <w:rPr>
                <w:b/>
                <w:bCs/>
              </w:rPr>
              <w:t>SDLC Phase</w:t>
            </w:r>
          </w:p>
        </w:tc>
        <w:tc>
          <w:tcPr>
            <w:tcW w:w="2693" w:type="dxa"/>
            <w:shd w:val="clear" w:color="auto" w:fill="D9D9D9" w:themeFill="background1" w:themeFillShade="D9"/>
          </w:tcPr>
          <w:p w14:paraId="107132C6" w14:textId="50EE1EDD" w:rsidR="00B40487" w:rsidRPr="003F4F56" w:rsidRDefault="00B40487" w:rsidP="003F4F56">
            <w:pPr>
              <w:rPr>
                <w:b/>
                <w:bCs/>
              </w:rPr>
            </w:pPr>
            <w:r w:rsidRPr="003F4F56">
              <w:rPr>
                <w:b/>
                <w:bCs/>
              </w:rPr>
              <w:t>Internal Gate</w:t>
            </w:r>
          </w:p>
        </w:tc>
        <w:tc>
          <w:tcPr>
            <w:tcW w:w="3828" w:type="dxa"/>
            <w:shd w:val="clear" w:color="auto" w:fill="D9D9D9" w:themeFill="background1" w:themeFillShade="D9"/>
          </w:tcPr>
          <w:p w14:paraId="0AAD603E" w14:textId="2824E25F" w:rsidR="00B40487" w:rsidRPr="003F4F56" w:rsidRDefault="00B40487" w:rsidP="003F4F56">
            <w:pPr>
              <w:rPr>
                <w:b/>
                <w:bCs/>
              </w:rPr>
            </w:pPr>
            <w:r w:rsidRPr="003F4F56">
              <w:rPr>
                <w:b/>
                <w:bCs/>
              </w:rPr>
              <w:t>Milestone</w:t>
            </w:r>
          </w:p>
        </w:tc>
      </w:tr>
      <w:tr w:rsidR="00B40487" w:rsidRPr="00301B38" w14:paraId="778E2AD6" w14:textId="77777777" w:rsidTr="00B40487">
        <w:trPr>
          <w:trHeight w:val="504"/>
        </w:trPr>
        <w:tc>
          <w:tcPr>
            <w:tcW w:w="1470" w:type="dxa"/>
            <w:shd w:val="clear" w:color="auto" w:fill="auto"/>
          </w:tcPr>
          <w:p w14:paraId="7CA31EE5" w14:textId="2A67FAB7" w:rsidR="00B40487" w:rsidRPr="007D10F1" w:rsidRDefault="00B40487" w:rsidP="008877CC">
            <w:pPr>
              <w:rPr>
                <w:sz w:val="20"/>
                <w:szCs w:val="20"/>
              </w:rPr>
            </w:pPr>
            <w:r w:rsidRPr="007D10F1">
              <w:rPr>
                <w:sz w:val="20"/>
                <w:szCs w:val="20"/>
              </w:rPr>
              <w:t>Propose</w:t>
            </w:r>
          </w:p>
        </w:tc>
        <w:tc>
          <w:tcPr>
            <w:tcW w:w="1417" w:type="dxa"/>
          </w:tcPr>
          <w:p w14:paraId="1EAE93C8" w14:textId="6C8545A9" w:rsidR="00B40487" w:rsidRPr="00E52338" w:rsidRDefault="00B40487" w:rsidP="008877CC">
            <w:pPr>
              <w:rPr>
                <w:sz w:val="20"/>
                <w:szCs w:val="20"/>
              </w:rPr>
            </w:pPr>
            <w:r w:rsidRPr="00E52338">
              <w:rPr>
                <w:sz w:val="20"/>
                <w:szCs w:val="20"/>
              </w:rPr>
              <w:t>Backlog</w:t>
            </w:r>
          </w:p>
        </w:tc>
        <w:tc>
          <w:tcPr>
            <w:tcW w:w="2693" w:type="dxa"/>
            <w:shd w:val="clear" w:color="auto" w:fill="auto"/>
          </w:tcPr>
          <w:p w14:paraId="18E5440F" w14:textId="6DE5A9C3" w:rsidR="00B40487" w:rsidRPr="007D10F1" w:rsidRDefault="00B40487" w:rsidP="008877CC">
            <w:pPr>
              <w:rPr>
                <w:sz w:val="20"/>
                <w:szCs w:val="20"/>
              </w:rPr>
            </w:pPr>
          </w:p>
        </w:tc>
        <w:tc>
          <w:tcPr>
            <w:tcW w:w="3828" w:type="dxa"/>
            <w:shd w:val="clear" w:color="auto" w:fill="auto"/>
          </w:tcPr>
          <w:p w14:paraId="358983B3" w14:textId="29B8A104" w:rsidR="00B40487" w:rsidRPr="00E52338" w:rsidRDefault="00B40487" w:rsidP="008877CC">
            <w:pPr>
              <w:pStyle w:val="BulletA1"/>
              <w:spacing w:line="240" w:lineRule="auto"/>
              <w:ind w:left="202" w:hanging="202"/>
              <w:rPr>
                <w:szCs w:val="20"/>
              </w:rPr>
            </w:pPr>
            <w:r w:rsidRPr="00E52338">
              <w:rPr>
                <w:szCs w:val="20"/>
              </w:rPr>
              <w:t>Release Content Proposal</w:t>
            </w:r>
          </w:p>
        </w:tc>
      </w:tr>
      <w:tr w:rsidR="00B40487" w:rsidRPr="004801DD" w14:paraId="0F6086C8" w14:textId="77777777" w:rsidTr="00B40487">
        <w:trPr>
          <w:trHeight w:val="794"/>
        </w:trPr>
        <w:tc>
          <w:tcPr>
            <w:tcW w:w="1470" w:type="dxa"/>
            <w:tcBorders>
              <w:bottom w:val="single" w:sz="4" w:space="0" w:color="auto"/>
            </w:tcBorders>
          </w:tcPr>
          <w:p w14:paraId="240E5884" w14:textId="04434248" w:rsidR="00B40487" w:rsidRPr="007D10F1" w:rsidRDefault="00B40487" w:rsidP="008877CC">
            <w:pPr>
              <w:rPr>
                <w:sz w:val="20"/>
                <w:szCs w:val="20"/>
              </w:rPr>
            </w:pPr>
            <w:r w:rsidRPr="007D10F1">
              <w:rPr>
                <w:sz w:val="20"/>
                <w:szCs w:val="20"/>
              </w:rPr>
              <w:t>Define</w:t>
            </w:r>
          </w:p>
        </w:tc>
        <w:tc>
          <w:tcPr>
            <w:tcW w:w="1417" w:type="dxa"/>
            <w:tcBorders>
              <w:bottom w:val="single" w:sz="4" w:space="0" w:color="auto"/>
            </w:tcBorders>
          </w:tcPr>
          <w:p w14:paraId="7528D73A" w14:textId="7F52E710" w:rsidR="00B40487" w:rsidRPr="00E52338" w:rsidRDefault="00B40487" w:rsidP="008877CC">
            <w:pPr>
              <w:rPr>
                <w:sz w:val="20"/>
                <w:szCs w:val="20"/>
              </w:rPr>
            </w:pPr>
            <w:r w:rsidRPr="00E52338">
              <w:rPr>
                <w:sz w:val="20"/>
                <w:szCs w:val="20"/>
              </w:rPr>
              <w:t>Selected for Development</w:t>
            </w:r>
          </w:p>
        </w:tc>
        <w:tc>
          <w:tcPr>
            <w:tcW w:w="2693" w:type="dxa"/>
            <w:tcBorders>
              <w:bottom w:val="single" w:sz="4" w:space="0" w:color="auto"/>
            </w:tcBorders>
          </w:tcPr>
          <w:p w14:paraId="556694B2" w14:textId="2A680F89" w:rsidR="00B40487" w:rsidRPr="007D10F1" w:rsidRDefault="00B40487" w:rsidP="008877CC">
            <w:pPr>
              <w:rPr>
                <w:sz w:val="20"/>
                <w:szCs w:val="20"/>
              </w:rPr>
            </w:pPr>
            <w:r w:rsidRPr="007D10F1">
              <w:rPr>
                <w:sz w:val="20"/>
                <w:szCs w:val="20"/>
              </w:rPr>
              <w:t>Plan of Record (POR)</w:t>
            </w:r>
          </w:p>
        </w:tc>
        <w:tc>
          <w:tcPr>
            <w:tcW w:w="3828" w:type="dxa"/>
            <w:tcBorders>
              <w:bottom w:val="single" w:sz="4" w:space="0" w:color="auto"/>
            </w:tcBorders>
          </w:tcPr>
          <w:p w14:paraId="4F6030B0" w14:textId="77777777" w:rsidR="00B40487" w:rsidRDefault="00B40487" w:rsidP="00B40487">
            <w:pPr>
              <w:pStyle w:val="BulletA1"/>
              <w:spacing w:line="240" w:lineRule="auto"/>
              <w:ind w:left="202" w:hanging="202"/>
              <w:rPr>
                <w:szCs w:val="20"/>
              </w:rPr>
            </w:pPr>
            <w:r w:rsidRPr="00E52338">
              <w:rPr>
                <w:szCs w:val="20"/>
              </w:rPr>
              <w:t xml:space="preserve">Release </w:t>
            </w:r>
            <w:r>
              <w:rPr>
                <w:szCs w:val="20"/>
              </w:rPr>
              <w:t>a</w:t>
            </w:r>
            <w:r w:rsidRPr="00E52338">
              <w:rPr>
                <w:szCs w:val="20"/>
              </w:rPr>
              <w:t>pproved</w:t>
            </w:r>
          </w:p>
          <w:p w14:paraId="0DAF0BB3" w14:textId="40780343" w:rsidR="00B40487" w:rsidRPr="00B40487" w:rsidRDefault="00B40487" w:rsidP="00B40487">
            <w:pPr>
              <w:pStyle w:val="BulletA1"/>
              <w:spacing w:line="240" w:lineRule="auto"/>
              <w:ind w:left="202" w:hanging="202"/>
              <w:rPr>
                <w:szCs w:val="20"/>
              </w:rPr>
            </w:pPr>
            <w:r>
              <w:rPr>
                <w:szCs w:val="20"/>
              </w:rPr>
              <w:t>Feature content defined</w:t>
            </w:r>
          </w:p>
        </w:tc>
      </w:tr>
      <w:tr w:rsidR="00B40487" w:rsidRPr="00D73147" w14:paraId="4B9B4B8D" w14:textId="77777777" w:rsidTr="00B40487">
        <w:trPr>
          <w:trHeight w:val="939"/>
        </w:trPr>
        <w:tc>
          <w:tcPr>
            <w:tcW w:w="1470" w:type="dxa"/>
          </w:tcPr>
          <w:p w14:paraId="051F5557" w14:textId="2D0C5BCD" w:rsidR="00B40487" w:rsidRPr="007D10F1" w:rsidRDefault="00B40487" w:rsidP="008877CC">
            <w:pPr>
              <w:rPr>
                <w:sz w:val="20"/>
                <w:szCs w:val="20"/>
              </w:rPr>
            </w:pPr>
            <w:r w:rsidRPr="007D10F1">
              <w:rPr>
                <w:sz w:val="20"/>
                <w:szCs w:val="20"/>
              </w:rPr>
              <w:t>Develop/Test</w:t>
            </w:r>
          </w:p>
        </w:tc>
        <w:tc>
          <w:tcPr>
            <w:tcW w:w="1417" w:type="dxa"/>
          </w:tcPr>
          <w:p w14:paraId="37DF219B" w14:textId="53F63093" w:rsidR="00B40487" w:rsidRPr="00E52338" w:rsidRDefault="00B40487" w:rsidP="008877CC">
            <w:pPr>
              <w:rPr>
                <w:sz w:val="20"/>
                <w:szCs w:val="20"/>
              </w:rPr>
            </w:pPr>
            <w:r w:rsidRPr="00E52338">
              <w:rPr>
                <w:sz w:val="20"/>
                <w:szCs w:val="20"/>
              </w:rPr>
              <w:t>In Progress</w:t>
            </w:r>
          </w:p>
        </w:tc>
        <w:tc>
          <w:tcPr>
            <w:tcW w:w="2693" w:type="dxa"/>
          </w:tcPr>
          <w:p w14:paraId="1E19A44D" w14:textId="3AD5D1D1" w:rsidR="00B40487" w:rsidRPr="007D10F1" w:rsidRDefault="00B40487" w:rsidP="008877CC">
            <w:pPr>
              <w:rPr>
                <w:sz w:val="20"/>
                <w:szCs w:val="20"/>
              </w:rPr>
            </w:pPr>
          </w:p>
        </w:tc>
        <w:tc>
          <w:tcPr>
            <w:tcW w:w="3828" w:type="dxa"/>
          </w:tcPr>
          <w:p w14:paraId="6D1EA48B" w14:textId="3AEC7971" w:rsidR="00B40487" w:rsidRPr="007D10F1" w:rsidRDefault="00B40487" w:rsidP="008877CC">
            <w:pPr>
              <w:pStyle w:val="BulletA1"/>
              <w:numPr>
                <w:ilvl w:val="0"/>
                <w:numId w:val="0"/>
              </w:numPr>
              <w:spacing w:line="240" w:lineRule="auto"/>
              <w:rPr>
                <w:szCs w:val="20"/>
              </w:rPr>
            </w:pPr>
          </w:p>
        </w:tc>
      </w:tr>
      <w:tr w:rsidR="00B40487" w:rsidRPr="00D73147" w14:paraId="2F656EB0" w14:textId="77777777" w:rsidTr="00B40487">
        <w:trPr>
          <w:trHeight w:val="939"/>
        </w:trPr>
        <w:tc>
          <w:tcPr>
            <w:tcW w:w="1470" w:type="dxa"/>
          </w:tcPr>
          <w:p w14:paraId="027AB915" w14:textId="53B214C9" w:rsidR="00B40487" w:rsidRPr="00E52338" w:rsidRDefault="00B40487" w:rsidP="008877CC">
            <w:pPr>
              <w:rPr>
                <w:sz w:val="20"/>
                <w:szCs w:val="20"/>
              </w:rPr>
            </w:pPr>
            <w:r w:rsidRPr="007D10F1">
              <w:rPr>
                <w:sz w:val="20"/>
                <w:szCs w:val="20"/>
              </w:rPr>
              <w:t>Develop/Test</w:t>
            </w:r>
          </w:p>
        </w:tc>
        <w:tc>
          <w:tcPr>
            <w:tcW w:w="1417" w:type="dxa"/>
          </w:tcPr>
          <w:p w14:paraId="391B026B" w14:textId="3480F1E6" w:rsidR="00B40487" w:rsidRPr="00E52338" w:rsidRDefault="00B40487" w:rsidP="008877CC">
            <w:pPr>
              <w:rPr>
                <w:sz w:val="20"/>
                <w:szCs w:val="20"/>
              </w:rPr>
            </w:pPr>
            <w:r>
              <w:rPr>
                <w:sz w:val="20"/>
                <w:szCs w:val="20"/>
              </w:rPr>
              <w:t>Done</w:t>
            </w:r>
          </w:p>
        </w:tc>
        <w:tc>
          <w:tcPr>
            <w:tcW w:w="2693" w:type="dxa"/>
          </w:tcPr>
          <w:p w14:paraId="5C3887A8" w14:textId="23C2A58A" w:rsidR="00B40487" w:rsidRPr="00E52338" w:rsidRDefault="00B40487" w:rsidP="008877CC">
            <w:pPr>
              <w:rPr>
                <w:sz w:val="20"/>
                <w:szCs w:val="20"/>
              </w:rPr>
            </w:pPr>
            <w:r>
              <w:rPr>
                <w:sz w:val="20"/>
                <w:szCs w:val="20"/>
              </w:rPr>
              <w:t>Definition of Done (DoD)</w:t>
            </w:r>
          </w:p>
        </w:tc>
        <w:tc>
          <w:tcPr>
            <w:tcW w:w="3828" w:type="dxa"/>
          </w:tcPr>
          <w:p w14:paraId="7BEC32CA" w14:textId="68D67FD9" w:rsidR="00B40487" w:rsidRPr="00E52338" w:rsidRDefault="00B40487" w:rsidP="008877CC">
            <w:pPr>
              <w:pStyle w:val="BulletA1"/>
              <w:spacing w:line="240" w:lineRule="auto"/>
              <w:ind w:left="202" w:hanging="202"/>
              <w:rPr>
                <w:szCs w:val="20"/>
              </w:rPr>
            </w:pPr>
            <w:r>
              <w:rPr>
                <w:szCs w:val="20"/>
              </w:rPr>
              <w:t>Feature implementation and testing completed</w:t>
            </w:r>
          </w:p>
        </w:tc>
      </w:tr>
      <w:tr w:rsidR="00B40487" w:rsidRPr="00D73147" w14:paraId="7B9EEC26" w14:textId="77777777" w:rsidTr="00B40487">
        <w:trPr>
          <w:trHeight w:val="939"/>
        </w:trPr>
        <w:tc>
          <w:tcPr>
            <w:tcW w:w="1470" w:type="dxa"/>
          </w:tcPr>
          <w:p w14:paraId="2A0678D7" w14:textId="71D45056" w:rsidR="00B40487" w:rsidRPr="00E52338" w:rsidRDefault="00B40487" w:rsidP="008877CC">
            <w:pPr>
              <w:rPr>
                <w:sz w:val="20"/>
                <w:szCs w:val="20"/>
              </w:rPr>
            </w:pPr>
            <w:r w:rsidRPr="007D10F1">
              <w:rPr>
                <w:sz w:val="20"/>
                <w:szCs w:val="20"/>
              </w:rPr>
              <w:t>Develop/Test</w:t>
            </w:r>
          </w:p>
        </w:tc>
        <w:tc>
          <w:tcPr>
            <w:tcW w:w="1417" w:type="dxa"/>
          </w:tcPr>
          <w:p w14:paraId="555693FD" w14:textId="7ECFE789" w:rsidR="00B40487" w:rsidRPr="00E52338" w:rsidRDefault="00B40487" w:rsidP="008877CC">
            <w:pPr>
              <w:rPr>
                <w:sz w:val="20"/>
                <w:szCs w:val="20"/>
              </w:rPr>
            </w:pPr>
            <w:r>
              <w:rPr>
                <w:sz w:val="20"/>
                <w:szCs w:val="20"/>
              </w:rPr>
              <w:t>Accepted</w:t>
            </w:r>
          </w:p>
        </w:tc>
        <w:tc>
          <w:tcPr>
            <w:tcW w:w="2693" w:type="dxa"/>
          </w:tcPr>
          <w:p w14:paraId="2B5DBEAD" w14:textId="77777777" w:rsidR="00B40487" w:rsidRDefault="00B40487" w:rsidP="008877CC">
            <w:pPr>
              <w:rPr>
                <w:sz w:val="20"/>
                <w:szCs w:val="20"/>
              </w:rPr>
            </w:pPr>
            <w:r>
              <w:rPr>
                <w:sz w:val="20"/>
                <w:szCs w:val="20"/>
              </w:rPr>
              <w:t>Feature Complete (FC)</w:t>
            </w:r>
          </w:p>
          <w:p w14:paraId="7578407A" w14:textId="4668BBFA" w:rsidR="00B40487" w:rsidRPr="00E52338" w:rsidRDefault="00B40487" w:rsidP="008877CC">
            <w:pPr>
              <w:rPr>
                <w:sz w:val="20"/>
                <w:szCs w:val="20"/>
              </w:rPr>
            </w:pPr>
            <w:r w:rsidRPr="00E52338">
              <w:rPr>
                <w:sz w:val="20"/>
                <w:szCs w:val="20"/>
              </w:rPr>
              <w:t>Release to Operations (RTO)</w:t>
            </w:r>
          </w:p>
        </w:tc>
        <w:tc>
          <w:tcPr>
            <w:tcW w:w="3828" w:type="dxa"/>
          </w:tcPr>
          <w:p w14:paraId="1CFBA504" w14:textId="17E9C4DB" w:rsidR="00B40487" w:rsidRPr="00E52338" w:rsidRDefault="00B40487" w:rsidP="008877CC">
            <w:pPr>
              <w:pStyle w:val="BulletA1"/>
              <w:spacing w:line="240" w:lineRule="auto"/>
              <w:ind w:left="202" w:hanging="202"/>
              <w:rPr>
                <w:szCs w:val="20"/>
              </w:rPr>
            </w:pPr>
            <w:r>
              <w:rPr>
                <w:szCs w:val="20"/>
              </w:rPr>
              <w:t>Features reviewed and approved</w:t>
            </w:r>
          </w:p>
          <w:p w14:paraId="59C1D1EA" w14:textId="55CF62BA" w:rsidR="00B40487" w:rsidRPr="00B40487" w:rsidRDefault="00B40487" w:rsidP="00B40487">
            <w:pPr>
              <w:pStyle w:val="BulletA1"/>
              <w:spacing w:line="240" w:lineRule="auto"/>
              <w:ind w:left="202" w:hanging="202"/>
              <w:rPr>
                <w:szCs w:val="20"/>
              </w:rPr>
            </w:pPr>
            <w:r w:rsidRPr="00E52338">
              <w:rPr>
                <w:szCs w:val="20"/>
              </w:rPr>
              <w:t xml:space="preserve">Code </w:t>
            </w:r>
            <w:r>
              <w:rPr>
                <w:szCs w:val="20"/>
              </w:rPr>
              <w:t>f</w:t>
            </w:r>
            <w:r w:rsidRPr="00E52338">
              <w:rPr>
                <w:szCs w:val="20"/>
              </w:rPr>
              <w:t>reeze</w:t>
            </w:r>
          </w:p>
        </w:tc>
      </w:tr>
      <w:tr w:rsidR="00B40487" w:rsidRPr="00D73147" w14:paraId="549BA558" w14:textId="77777777" w:rsidTr="00B40487">
        <w:trPr>
          <w:trHeight w:val="714"/>
        </w:trPr>
        <w:tc>
          <w:tcPr>
            <w:tcW w:w="1470" w:type="dxa"/>
          </w:tcPr>
          <w:p w14:paraId="1FAE3F29" w14:textId="57CCF0A7" w:rsidR="00B40487" w:rsidRPr="007D10F1" w:rsidRDefault="00B40487" w:rsidP="008877CC">
            <w:pPr>
              <w:rPr>
                <w:sz w:val="20"/>
                <w:szCs w:val="20"/>
              </w:rPr>
            </w:pPr>
            <w:r w:rsidRPr="007D10F1">
              <w:rPr>
                <w:sz w:val="20"/>
                <w:szCs w:val="20"/>
              </w:rPr>
              <w:t xml:space="preserve">Launch </w:t>
            </w:r>
          </w:p>
        </w:tc>
        <w:tc>
          <w:tcPr>
            <w:tcW w:w="1417" w:type="dxa"/>
          </w:tcPr>
          <w:p w14:paraId="0BF881DE" w14:textId="2A84FBAC" w:rsidR="00B40487" w:rsidRPr="00E52338" w:rsidRDefault="00B40487" w:rsidP="008877CC">
            <w:pPr>
              <w:rPr>
                <w:sz w:val="20"/>
                <w:szCs w:val="20"/>
              </w:rPr>
            </w:pPr>
            <w:r w:rsidRPr="00E52338">
              <w:rPr>
                <w:sz w:val="20"/>
                <w:szCs w:val="20"/>
              </w:rPr>
              <w:t>Release</w:t>
            </w:r>
          </w:p>
        </w:tc>
        <w:tc>
          <w:tcPr>
            <w:tcW w:w="2693" w:type="dxa"/>
          </w:tcPr>
          <w:p w14:paraId="7AB9C0B0" w14:textId="0619199E" w:rsidR="00B40487" w:rsidRPr="007D10F1" w:rsidRDefault="00B40487" w:rsidP="008877CC">
            <w:pPr>
              <w:rPr>
                <w:sz w:val="20"/>
                <w:szCs w:val="20"/>
              </w:rPr>
            </w:pPr>
            <w:r w:rsidRPr="007D10F1">
              <w:rPr>
                <w:sz w:val="20"/>
                <w:szCs w:val="20"/>
              </w:rPr>
              <w:t>General Availability (GA)</w:t>
            </w:r>
          </w:p>
        </w:tc>
        <w:tc>
          <w:tcPr>
            <w:tcW w:w="3828" w:type="dxa"/>
          </w:tcPr>
          <w:p w14:paraId="0D662BC7" w14:textId="1BCDF6F3" w:rsidR="00B40487" w:rsidRPr="00E52338" w:rsidRDefault="00B40487" w:rsidP="008877CC">
            <w:pPr>
              <w:pStyle w:val="BulletA1"/>
              <w:spacing w:line="240" w:lineRule="auto"/>
              <w:ind w:left="202" w:hanging="202"/>
              <w:rPr>
                <w:szCs w:val="20"/>
              </w:rPr>
            </w:pPr>
            <w:r w:rsidRPr="00E52338">
              <w:rPr>
                <w:szCs w:val="20"/>
              </w:rPr>
              <w:t xml:space="preserve">Customer </w:t>
            </w:r>
            <w:r w:rsidR="00DF074F">
              <w:rPr>
                <w:szCs w:val="20"/>
              </w:rPr>
              <w:t>e</w:t>
            </w:r>
            <w:r w:rsidRPr="00E52338">
              <w:rPr>
                <w:szCs w:val="20"/>
              </w:rPr>
              <w:t>xperience</w:t>
            </w:r>
          </w:p>
          <w:p w14:paraId="23AA3ABA" w14:textId="58A64943" w:rsidR="00B40487" w:rsidRPr="007D10F1" w:rsidRDefault="00B40487" w:rsidP="008877CC">
            <w:pPr>
              <w:pStyle w:val="BulletA1"/>
              <w:spacing w:line="240" w:lineRule="auto"/>
              <w:ind w:left="202" w:hanging="202"/>
              <w:rPr>
                <w:szCs w:val="20"/>
              </w:rPr>
            </w:pPr>
            <w:r>
              <w:rPr>
                <w:szCs w:val="20"/>
              </w:rPr>
              <w:t>Release available to customers</w:t>
            </w:r>
          </w:p>
        </w:tc>
      </w:tr>
      <w:tr w:rsidR="00B40487" w:rsidRPr="00D73147" w14:paraId="01EA96ED" w14:textId="77777777" w:rsidTr="00B40487">
        <w:trPr>
          <w:trHeight w:val="714"/>
        </w:trPr>
        <w:tc>
          <w:tcPr>
            <w:tcW w:w="1470" w:type="dxa"/>
          </w:tcPr>
          <w:p w14:paraId="3CA53D0A" w14:textId="6E446D45" w:rsidR="00B40487" w:rsidRPr="00E52338" w:rsidRDefault="00B40487" w:rsidP="008877CC">
            <w:pPr>
              <w:rPr>
                <w:sz w:val="20"/>
                <w:szCs w:val="20"/>
              </w:rPr>
            </w:pPr>
            <w:r w:rsidRPr="00E52338">
              <w:rPr>
                <w:sz w:val="20"/>
                <w:szCs w:val="20"/>
              </w:rPr>
              <w:t>Sustain</w:t>
            </w:r>
          </w:p>
        </w:tc>
        <w:tc>
          <w:tcPr>
            <w:tcW w:w="1417" w:type="dxa"/>
          </w:tcPr>
          <w:p w14:paraId="2A2384CC" w14:textId="13630976" w:rsidR="00B40487" w:rsidRPr="00E52338" w:rsidRDefault="00B40487" w:rsidP="008877CC">
            <w:pPr>
              <w:rPr>
                <w:sz w:val="20"/>
                <w:szCs w:val="20"/>
              </w:rPr>
            </w:pPr>
            <w:r>
              <w:rPr>
                <w:sz w:val="20"/>
                <w:szCs w:val="20"/>
              </w:rPr>
              <w:t>Sustain</w:t>
            </w:r>
          </w:p>
        </w:tc>
        <w:tc>
          <w:tcPr>
            <w:tcW w:w="2693" w:type="dxa"/>
          </w:tcPr>
          <w:p w14:paraId="2FAA499F" w14:textId="77A98603" w:rsidR="00B40487" w:rsidRPr="00E52338" w:rsidRDefault="00B40487" w:rsidP="008877CC">
            <w:pPr>
              <w:rPr>
                <w:sz w:val="20"/>
                <w:szCs w:val="20"/>
              </w:rPr>
            </w:pPr>
            <w:r w:rsidRPr="00E52338">
              <w:rPr>
                <w:sz w:val="20"/>
                <w:szCs w:val="20"/>
              </w:rPr>
              <w:t>End of Live (EOL)</w:t>
            </w:r>
          </w:p>
        </w:tc>
        <w:tc>
          <w:tcPr>
            <w:tcW w:w="3828" w:type="dxa"/>
          </w:tcPr>
          <w:p w14:paraId="02C60641" w14:textId="7E31CF6F" w:rsidR="00B40487" w:rsidRPr="00E52338" w:rsidRDefault="00B40487" w:rsidP="008877CC"/>
        </w:tc>
      </w:tr>
    </w:tbl>
    <w:p w14:paraId="7B8007C5" w14:textId="7158DAC6" w:rsidR="00E4440F" w:rsidRDefault="00E4440F">
      <w:pPr>
        <w:rPr>
          <w:rFonts w:ascii="Arial" w:eastAsia="Arial" w:hAnsi="Arial" w:cs="Arial"/>
          <w:b/>
          <w:bCs/>
          <w:sz w:val="20"/>
          <w:szCs w:val="20"/>
        </w:rPr>
      </w:pPr>
      <w:r>
        <w:rPr>
          <w:rFonts w:ascii="Arial" w:eastAsia="Arial" w:hAnsi="Arial" w:cs="Arial"/>
          <w:b/>
          <w:bCs/>
          <w:sz w:val="20"/>
          <w:szCs w:val="20"/>
        </w:rPr>
        <w:br w:type="page"/>
      </w:r>
    </w:p>
    <w:p w14:paraId="430F4B57" w14:textId="77777777" w:rsidR="005A76DC" w:rsidRDefault="00E367D3" w:rsidP="008372A4">
      <w:pPr>
        <w:pStyle w:val="HeadingA1"/>
        <w:rPr>
          <w:rFonts w:cs="Arial"/>
          <w:szCs w:val="52"/>
        </w:rPr>
      </w:pPr>
      <w:bookmarkStart w:id="19" w:name="_bookmark10"/>
      <w:bookmarkStart w:id="20" w:name="_Toc40266452"/>
      <w:bookmarkEnd w:id="19"/>
      <w:r>
        <w:rPr>
          <w:spacing w:val="-47"/>
        </w:rPr>
        <w:lastRenderedPageBreak/>
        <w:t>T</w:t>
      </w:r>
      <w:r>
        <w:rPr>
          <w:spacing w:val="-2"/>
        </w:rPr>
        <w:t>a</w:t>
      </w:r>
      <w:r>
        <w:t>sks and</w:t>
      </w:r>
      <w:r>
        <w:rPr>
          <w:spacing w:val="-22"/>
        </w:rPr>
        <w:t xml:space="preserve"> </w:t>
      </w:r>
      <w:r>
        <w:t>A</w:t>
      </w:r>
      <w:r>
        <w:rPr>
          <w:spacing w:val="1"/>
        </w:rPr>
        <w:t>c</w:t>
      </w:r>
      <w:r>
        <w:t>tivit</w:t>
      </w:r>
      <w:r>
        <w:rPr>
          <w:spacing w:val="-2"/>
        </w:rPr>
        <w:t>ie</w:t>
      </w:r>
      <w:r>
        <w:t xml:space="preserve">s for </w:t>
      </w:r>
      <w:r>
        <w:rPr>
          <w:spacing w:val="-1"/>
        </w:rPr>
        <w:t>Process</w:t>
      </w:r>
      <w:r>
        <w:rPr>
          <w:spacing w:val="-20"/>
        </w:rPr>
        <w:t xml:space="preserve"> </w:t>
      </w:r>
      <w:r>
        <w:rPr>
          <w:spacing w:val="-1"/>
        </w:rPr>
        <w:t>Areas</w:t>
      </w:r>
      <w:bookmarkEnd w:id="20"/>
    </w:p>
    <w:p w14:paraId="320B3BEA" w14:textId="77777777" w:rsidR="005A76DC" w:rsidRDefault="00E367D3" w:rsidP="00B40487">
      <w:pPr>
        <w:pStyle w:val="BodyText"/>
      </w:pPr>
      <w:r>
        <w:t>The</w:t>
      </w:r>
      <w:r>
        <w:rPr>
          <w:spacing w:val="-5"/>
        </w:rPr>
        <w:t xml:space="preserve"> </w:t>
      </w:r>
      <w:r>
        <w:rPr>
          <w:spacing w:val="-1"/>
        </w:rPr>
        <w:t>VxWorks</w:t>
      </w:r>
      <w:r>
        <w:rPr>
          <w:spacing w:val="-6"/>
        </w:rPr>
        <w:t xml:space="preserve"> </w:t>
      </w:r>
      <w:r>
        <w:t>team</w:t>
      </w:r>
      <w:r>
        <w:rPr>
          <w:spacing w:val="-6"/>
        </w:rPr>
        <w:t xml:space="preserve"> </w:t>
      </w:r>
      <w:r>
        <w:t>performs</w:t>
      </w:r>
      <w:r>
        <w:rPr>
          <w:spacing w:val="-6"/>
        </w:rPr>
        <w:t xml:space="preserve"> </w:t>
      </w:r>
      <w:r>
        <w:t>tasks</w:t>
      </w:r>
      <w:r>
        <w:rPr>
          <w:spacing w:val="-6"/>
        </w:rPr>
        <w:t xml:space="preserve"> </w:t>
      </w:r>
      <w:r>
        <w:t>and</w:t>
      </w:r>
      <w:r>
        <w:rPr>
          <w:spacing w:val="-3"/>
        </w:rPr>
        <w:t xml:space="preserve"> </w:t>
      </w:r>
      <w:r>
        <w:rPr>
          <w:spacing w:val="-1"/>
        </w:rPr>
        <w:t>activities</w:t>
      </w:r>
      <w:r>
        <w:rPr>
          <w:spacing w:val="-3"/>
        </w:rPr>
        <w:t xml:space="preserve"> </w:t>
      </w:r>
      <w:r>
        <w:rPr>
          <w:spacing w:val="-1"/>
        </w:rPr>
        <w:t>for</w:t>
      </w:r>
      <w:r>
        <w:rPr>
          <w:spacing w:val="-4"/>
        </w:rPr>
        <w:t xml:space="preserve"> </w:t>
      </w:r>
      <w:r>
        <w:rPr>
          <w:spacing w:val="-1"/>
        </w:rPr>
        <w:t>each</w:t>
      </w:r>
      <w:r>
        <w:rPr>
          <w:spacing w:val="-4"/>
        </w:rPr>
        <w:t xml:space="preserve"> </w:t>
      </w:r>
      <w:r>
        <w:t>of</w:t>
      </w:r>
      <w:r>
        <w:rPr>
          <w:spacing w:val="-4"/>
        </w:rPr>
        <w:t xml:space="preserve"> </w:t>
      </w:r>
      <w:r>
        <w:t>the process</w:t>
      </w:r>
      <w:r>
        <w:rPr>
          <w:spacing w:val="-6"/>
        </w:rPr>
        <w:t xml:space="preserve"> </w:t>
      </w:r>
      <w:r>
        <w:t>areas</w:t>
      </w:r>
      <w:r>
        <w:rPr>
          <w:spacing w:val="-5"/>
        </w:rPr>
        <w:t xml:space="preserve"> </w:t>
      </w:r>
      <w:r>
        <w:rPr>
          <w:spacing w:val="-1"/>
        </w:rPr>
        <w:t>below.</w:t>
      </w:r>
    </w:p>
    <w:p w14:paraId="5597F287" w14:textId="2DA7EE60" w:rsidR="005A76DC" w:rsidRDefault="00DF074F" w:rsidP="008372A4">
      <w:pPr>
        <w:pStyle w:val="HeadingA2"/>
        <w:rPr>
          <w:rFonts w:cs="Arial"/>
          <w:szCs w:val="28"/>
        </w:rPr>
      </w:pPr>
      <w:bookmarkStart w:id="21" w:name="_bookmark11"/>
      <w:bookmarkStart w:id="22" w:name="_Toc40266453"/>
      <w:bookmarkEnd w:id="21"/>
      <w:r>
        <w:rPr>
          <w:spacing w:val="2"/>
        </w:rPr>
        <w:t>Software Development</w:t>
      </w:r>
      <w:r w:rsidR="006438D2">
        <w:rPr>
          <w:spacing w:val="2"/>
        </w:rPr>
        <w:t xml:space="preserve"> </w:t>
      </w:r>
      <w:r w:rsidR="00E367D3">
        <w:t>Activities</w:t>
      </w:r>
      <w:bookmarkEnd w:id="22"/>
    </w:p>
    <w:p w14:paraId="180869F4" w14:textId="092F6F7F" w:rsidR="006438D2" w:rsidRDefault="003061BD" w:rsidP="00B40487">
      <w:pPr>
        <w:pStyle w:val="HeadingA3"/>
      </w:pPr>
      <w:bookmarkStart w:id="23" w:name="_Toc40266454"/>
      <w:r>
        <w:t>Backlog</w:t>
      </w:r>
      <w:bookmarkEnd w:id="23"/>
    </w:p>
    <w:p w14:paraId="3076ADAB" w14:textId="0EED1D04" w:rsidR="00B40487" w:rsidRDefault="003061BD" w:rsidP="00DF074F">
      <w:pPr>
        <w:pStyle w:val="BulletA1"/>
      </w:pPr>
      <w:r>
        <w:t>Enter product requirements into a backlog</w:t>
      </w:r>
    </w:p>
    <w:p w14:paraId="260CD956" w14:textId="58B454B2" w:rsidR="003061BD" w:rsidRDefault="003061BD" w:rsidP="00DF074F">
      <w:pPr>
        <w:pStyle w:val="BulletA1"/>
      </w:pPr>
      <w:r>
        <w:t>Prioritize Features in the backlog</w:t>
      </w:r>
    </w:p>
    <w:p w14:paraId="4BDF4A7C" w14:textId="77777777" w:rsidR="003061BD" w:rsidRPr="00B40487" w:rsidRDefault="003061BD" w:rsidP="00DF074F">
      <w:pPr>
        <w:pStyle w:val="BulletA1"/>
      </w:pPr>
      <w:r>
        <w:t>Identify candidate features for a release</w:t>
      </w:r>
    </w:p>
    <w:p w14:paraId="519522BE" w14:textId="5501E31D" w:rsidR="006438D2" w:rsidRPr="006438D2" w:rsidRDefault="003061BD" w:rsidP="007D10F1">
      <w:pPr>
        <w:pStyle w:val="HeadingA3"/>
      </w:pPr>
      <w:bookmarkStart w:id="24" w:name="_Toc40266455"/>
      <w:r>
        <w:t>Selected for Development</w:t>
      </w:r>
      <w:bookmarkEnd w:id="24"/>
    </w:p>
    <w:p w14:paraId="561EDA01" w14:textId="30C6B50D" w:rsidR="006438D2" w:rsidRPr="00E52338" w:rsidRDefault="006438D2" w:rsidP="00B40487">
      <w:pPr>
        <w:pStyle w:val="BulletA1"/>
      </w:pPr>
      <w:r w:rsidRPr="00E52338">
        <w:t>A detailed definition of the release is created</w:t>
      </w:r>
    </w:p>
    <w:p w14:paraId="296B3AC3" w14:textId="4E7748F3" w:rsidR="006438D2" w:rsidRPr="00E52338" w:rsidRDefault="006438D2" w:rsidP="00B40487">
      <w:pPr>
        <w:pStyle w:val="BulletA1"/>
      </w:pPr>
      <w:r w:rsidRPr="00E52338">
        <w:t>A Plan of Record (POR) is approved that includes defined release criteria</w:t>
      </w:r>
    </w:p>
    <w:p w14:paraId="24E33C9A" w14:textId="77777777" w:rsidR="006438D2" w:rsidRPr="00E52338" w:rsidRDefault="006438D2" w:rsidP="00B40487">
      <w:pPr>
        <w:pStyle w:val="BulletA1"/>
      </w:pPr>
      <w:r w:rsidRPr="00E52338">
        <w:t>Create product architecture and high-level design (HLD) documents as required</w:t>
      </w:r>
    </w:p>
    <w:p w14:paraId="3C98B60A" w14:textId="77777777" w:rsidR="006438D2" w:rsidRPr="00E52338" w:rsidRDefault="006438D2" w:rsidP="00B40487">
      <w:pPr>
        <w:pStyle w:val="BulletA1"/>
      </w:pPr>
      <w:r w:rsidRPr="00E52338">
        <w:t>Create a development plan and high-level product test plan based on requirements as defined in the engineering requirements tool (e.g. Jira-Agile)</w:t>
      </w:r>
    </w:p>
    <w:p w14:paraId="498C6C28" w14:textId="54136533" w:rsidR="006438D2" w:rsidRPr="00E52338" w:rsidRDefault="006438D2" w:rsidP="00B40487">
      <w:pPr>
        <w:pStyle w:val="BulletA1"/>
      </w:pPr>
      <w:r w:rsidRPr="00E52338">
        <w:t>Define the documentation requirements for the release</w:t>
      </w:r>
    </w:p>
    <w:p w14:paraId="2AFB3DF6" w14:textId="0B577FF8" w:rsidR="006438D2" w:rsidRDefault="003061BD">
      <w:pPr>
        <w:pStyle w:val="HeadingA3"/>
      </w:pPr>
      <w:bookmarkStart w:id="25" w:name="_Toc40266456"/>
      <w:r>
        <w:t>In Progress</w:t>
      </w:r>
      <w:bookmarkEnd w:id="25"/>
    </w:p>
    <w:p w14:paraId="6028046F" w14:textId="5312A665" w:rsidR="00C11A87" w:rsidRPr="00C11A87" w:rsidRDefault="00C11A87" w:rsidP="003061BD">
      <w:pPr>
        <w:pStyle w:val="BulletA1"/>
      </w:pPr>
      <w:r w:rsidRPr="004354DC">
        <w:t>Develop detailed designs</w:t>
      </w:r>
      <w:r w:rsidR="00A279B5">
        <w:t xml:space="preserve"> (detail design may be part of HLD)</w:t>
      </w:r>
    </w:p>
    <w:p w14:paraId="661C0F63" w14:textId="78A5A804" w:rsidR="00997FFB" w:rsidRPr="004354DC" w:rsidRDefault="00997FFB" w:rsidP="003061BD">
      <w:pPr>
        <w:pStyle w:val="BulletA1"/>
      </w:pPr>
      <w:r w:rsidRPr="004354DC">
        <w:t>Conduct prototype and usability testing, as appropriate</w:t>
      </w:r>
    </w:p>
    <w:p w14:paraId="262F14EA" w14:textId="02B86FCC" w:rsidR="00997FFB" w:rsidRPr="004354DC" w:rsidRDefault="00997FFB" w:rsidP="003061BD">
      <w:pPr>
        <w:pStyle w:val="BulletA1"/>
      </w:pPr>
      <w:r w:rsidRPr="004354DC">
        <w:t>Develop and test code</w:t>
      </w:r>
    </w:p>
    <w:p w14:paraId="495A8360" w14:textId="03B99C93" w:rsidR="00C11A87" w:rsidRPr="004354DC" w:rsidRDefault="00C11A87" w:rsidP="003061BD">
      <w:pPr>
        <w:pStyle w:val="BulletA1"/>
      </w:pPr>
      <w:r w:rsidRPr="004354DC">
        <w:t>Develop product documentation</w:t>
      </w:r>
    </w:p>
    <w:p w14:paraId="06E4B71D" w14:textId="6A2760CE" w:rsidR="00C11A87" w:rsidRDefault="00C11A87" w:rsidP="003061BD">
      <w:pPr>
        <w:pStyle w:val="BulletA1"/>
      </w:pPr>
      <w:r w:rsidRPr="00B1557F">
        <w:t>Conduct system test, full product test, and use case testing as needed for validation</w:t>
      </w:r>
    </w:p>
    <w:p w14:paraId="29F171FE" w14:textId="6C5DEBAE" w:rsidR="003061BD" w:rsidRDefault="003061BD" w:rsidP="003061BD">
      <w:pPr>
        <w:pStyle w:val="BulletA1"/>
      </w:pPr>
      <w:r w:rsidRPr="004354DC">
        <w:t>Conduct bug analysis and fixing</w:t>
      </w:r>
    </w:p>
    <w:p w14:paraId="02754AE2" w14:textId="3730F619" w:rsidR="003061BD" w:rsidRPr="003061BD" w:rsidRDefault="003061BD" w:rsidP="003061BD">
      <w:pPr>
        <w:pStyle w:val="BulletA1"/>
      </w:pPr>
      <w:r w:rsidRPr="004354DC">
        <w:t>Create technical and customer training plans</w:t>
      </w:r>
    </w:p>
    <w:p w14:paraId="11F7DC49" w14:textId="65ED4474" w:rsidR="003061BD" w:rsidRDefault="003061BD" w:rsidP="003061BD">
      <w:pPr>
        <w:pStyle w:val="HeadingA3"/>
      </w:pPr>
      <w:bookmarkStart w:id="26" w:name="_Toc40266457"/>
      <w:r>
        <w:t>Done</w:t>
      </w:r>
      <w:bookmarkEnd w:id="26"/>
    </w:p>
    <w:p w14:paraId="68B0D19C" w14:textId="4847E1F5" w:rsidR="00C11A87" w:rsidRPr="004354DC" w:rsidRDefault="00C11A87" w:rsidP="003061BD">
      <w:pPr>
        <w:pStyle w:val="BulletA1"/>
      </w:pPr>
      <w:r w:rsidRPr="004354DC">
        <w:t>Confirm feature complete status and product readiness (for example, review product features, workflows, use cases, and evaluation candidates).</w:t>
      </w:r>
    </w:p>
    <w:p w14:paraId="52849F6A" w14:textId="4A9690F9" w:rsidR="00C11A87" w:rsidRDefault="00C11A87" w:rsidP="003061BD">
      <w:pPr>
        <w:pStyle w:val="BulletA1"/>
      </w:pPr>
      <w:r w:rsidRPr="004354DC">
        <w:t xml:space="preserve">Conduct system testing of the product and document testing as part of the verification process. </w:t>
      </w:r>
    </w:p>
    <w:p w14:paraId="71FAF315" w14:textId="063FEBBA" w:rsidR="003061BD" w:rsidRDefault="003061BD" w:rsidP="003061BD">
      <w:pPr>
        <w:pStyle w:val="HeadingA3"/>
      </w:pPr>
      <w:bookmarkStart w:id="27" w:name="_Toc40266458"/>
      <w:r>
        <w:t>Accepted</w:t>
      </w:r>
      <w:bookmarkEnd w:id="27"/>
    </w:p>
    <w:p w14:paraId="77420A5B" w14:textId="2C1AD1B8" w:rsidR="00997FFB" w:rsidRPr="004354DC" w:rsidRDefault="00997FFB" w:rsidP="003061BD">
      <w:pPr>
        <w:pStyle w:val="BulletA1"/>
      </w:pPr>
      <w:r w:rsidRPr="004354DC">
        <w:t xml:space="preserve">Complete RTO gating criteria as per the RTO checklist. </w:t>
      </w:r>
    </w:p>
    <w:p w14:paraId="3B942B7C" w14:textId="5592F085" w:rsidR="00997FFB" w:rsidRDefault="00997FFB" w:rsidP="003061BD">
      <w:pPr>
        <w:pStyle w:val="BulletA1"/>
      </w:pPr>
      <w:r w:rsidRPr="004354DC">
        <w:t>Hold the RTO Go/No-Go meeting</w:t>
      </w:r>
      <w:r>
        <w:t xml:space="preserve"> or communicate readiness via email.</w:t>
      </w:r>
    </w:p>
    <w:p w14:paraId="01220AAB" w14:textId="1FEA3FF1" w:rsidR="00DF074F" w:rsidRDefault="00DF074F" w:rsidP="00DF074F">
      <w:pPr>
        <w:pStyle w:val="BulletA1"/>
      </w:pPr>
      <w:r w:rsidRPr="004354DC">
        <w:t>Create the Wind River Support Network (WRSN) update plan.</w:t>
      </w:r>
    </w:p>
    <w:p w14:paraId="603FB356" w14:textId="649F813A" w:rsidR="003061BD" w:rsidRPr="004354DC" w:rsidRDefault="003061BD" w:rsidP="00DF074F">
      <w:pPr>
        <w:pStyle w:val="HeadingA3"/>
        <w:rPr>
          <w:sz w:val="20"/>
        </w:rPr>
      </w:pPr>
      <w:bookmarkStart w:id="28" w:name="_Toc40266459"/>
      <w:r>
        <w:t>Release</w:t>
      </w:r>
      <w:bookmarkEnd w:id="28"/>
    </w:p>
    <w:p w14:paraId="78FDEB81" w14:textId="700B1351" w:rsidR="00997FFB" w:rsidRDefault="00997FFB" w:rsidP="00DF074F">
      <w:pPr>
        <w:pStyle w:val="BulletA1"/>
      </w:pPr>
      <w:r w:rsidRPr="004354DC">
        <w:t>Hold the General Availability (GA) Go/No Go meeting</w:t>
      </w:r>
      <w:r>
        <w:t xml:space="preserve"> or communicate readiness via email.</w:t>
      </w:r>
    </w:p>
    <w:p w14:paraId="3A7969EC" w14:textId="47877F0D" w:rsidR="00997FFB" w:rsidRDefault="00997FFB" w:rsidP="00DF074F">
      <w:pPr>
        <w:pStyle w:val="BulletA1"/>
      </w:pPr>
      <w:r w:rsidRPr="00997FFB">
        <w:t>Complete GA gating criteria as defined in the GA checklist</w:t>
      </w:r>
    </w:p>
    <w:p w14:paraId="3421E719" w14:textId="7CC01687" w:rsidR="00DF074F" w:rsidRDefault="00DF074F" w:rsidP="00DF074F">
      <w:pPr>
        <w:pStyle w:val="HeadingA3"/>
      </w:pPr>
      <w:bookmarkStart w:id="29" w:name="_Toc40266460"/>
      <w:r>
        <w:lastRenderedPageBreak/>
        <w:t>Sustain</w:t>
      </w:r>
      <w:bookmarkEnd w:id="29"/>
    </w:p>
    <w:p w14:paraId="702D4694" w14:textId="5BB10E99" w:rsidR="00DF074F" w:rsidRDefault="00DF074F" w:rsidP="00DF074F">
      <w:pPr>
        <w:pStyle w:val="BulletA1"/>
      </w:pPr>
      <w:r>
        <w:t>Report customer and internal defect</w:t>
      </w:r>
    </w:p>
    <w:p w14:paraId="3289D854" w14:textId="1B3E27AD" w:rsidR="00DF074F" w:rsidRDefault="00DF074F" w:rsidP="00DF074F">
      <w:pPr>
        <w:pStyle w:val="BulletA1"/>
      </w:pPr>
      <w:r>
        <w:t>Analyze, fix, and test defect solutions</w:t>
      </w:r>
    </w:p>
    <w:p w14:paraId="3A84CBC7" w14:textId="512623E3" w:rsidR="00DF074F" w:rsidRDefault="00DF074F" w:rsidP="00DF074F">
      <w:pPr>
        <w:pStyle w:val="BulletA1"/>
      </w:pPr>
      <w:r>
        <w:t>Integrate fixes and verify in future product release</w:t>
      </w:r>
    </w:p>
    <w:p w14:paraId="3F3BAD95" w14:textId="33500001" w:rsidR="00CB2BB8" w:rsidRDefault="00CB2BB8" w:rsidP="00CB2BB8">
      <w:pPr>
        <w:pStyle w:val="BulletA1"/>
        <w:numPr>
          <w:ilvl w:val="0"/>
          <w:numId w:val="0"/>
        </w:numPr>
        <w:ind w:left="720" w:hanging="360"/>
      </w:pPr>
    </w:p>
    <w:p w14:paraId="1F1CF9C3" w14:textId="11AB2CE8" w:rsidR="00CB2BB8" w:rsidRDefault="00CB2BB8" w:rsidP="00CB2BB8">
      <w:pPr>
        <w:pStyle w:val="HeadingA3"/>
      </w:pPr>
      <w:bookmarkStart w:id="30" w:name="_Toc40266461"/>
      <w:r>
        <w:t>Security</w:t>
      </w:r>
      <w:bookmarkEnd w:id="30"/>
    </w:p>
    <w:p w14:paraId="6EE67747" w14:textId="5FAB0C3D" w:rsidR="00CB2BB8" w:rsidRDefault="00AC69AE" w:rsidP="00CB2BB8">
      <w:pPr>
        <w:pStyle w:val="BulletA1"/>
      </w:pPr>
      <w:r>
        <w:t xml:space="preserve">Review </w:t>
      </w:r>
      <w:r w:rsidR="001E1F75" w:rsidRPr="001E1F75">
        <w:t>Common Vulnerabilities and Exposures</w:t>
      </w:r>
      <w:r w:rsidR="001E1F75">
        <w:t xml:space="preserve"> (CVE) </w:t>
      </w:r>
      <w:r>
        <w:t xml:space="preserve">Database for new CVEs </w:t>
      </w:r>
      <w:r w:rsidR="00C5612C">
        <w:t>in</w:t>
      </w:r>
      <w:r>
        <w:t xml:space="preserve"> 3</w:t>
      </w:r>
      <w:r w:rsidRPr="00AC69AE">
        <w:rPr>
          <w:vertAlign w:val="superscript"/>
        </w:rPr>
        <w:t>rd</w:t>
      </w:r>
      <w:r>
        <w:t xml:space="preserve"> party code</w:t>
      </w:r>
    </w:p>
    <w:p w14:paraId="416BE1CD" w14:textId="77777777" w:rsidR="001E1F75" w:rsidRDefault="00AC69AE" w:rsidP="00CB2BB8">
      <w:pPr>
        <w:pStyle w:val="BulletA1"/>
      </w:pPr>
      <w:r>
        <w:t>Identify 3</w:t>
      </w:r>
      <w:r w:rsidRPr="00AC69AE">
        <w:rPr>
          <w:vertAlign w:val="superscript"/>
        </w:rPr>
        <w:t>rd</w:t>
      </w:r>
      <w:r>
        <w:t xml:space="preserve"> party code to upgrade</w:t>
      </w:r>
    </w:p>
    <w:p w14:paraId="6F74F77A" w14:textId="4001653D" w:rsidR="00AC69AE" w:rsidRDefault="00C5612C" w:rsidP="00CB2BB8">
      <w:pPr>
        <w:pStyle w:val="BulletA1"/>
      </w:pPr>
      <w:r>
        <w:t>C</w:t>
      </w:r>
      <w:r w:rsidR="001E1F75">
        <w:t>reate requirements to upgrade for the release</w:t>
      </w:r>
    </w:p>
    <w:p w14:paraId="26C7EF0C" w14:textId="05D2AE84" w:rsidR="00AC69AE" w:rsidRPr="00CB2BB8" w:rsidRDefault="00AC69AE" w:rsidP="00CB2BB8">
      <w:pPr>
        <w:pStyle w:val="BulletA1"/>
      </w:pPr>
      <w:r>
        <w:t xml:space="preserve">Update CVE Database to reflect </w:t>
      </w:r>
      <w:r w:rsidR="001E1F75">
        <w:t>the upgrade</w:t>
      </w:r>
    </w:p>
    <w:p w14:paraId="665094BE" w14:textId="25732EC5" w:rsidR="005A76DC" w:rsidRDefault="00E367D3" w:rsidP="008372A4">
      <w:pPr>
        <w:pStyle w:val="HeadingA2"/>
        <w:rPr>
          <w:spacing w:val="-2"/>
        </w:rPr>
      </w:pPr>
      <w:bookmarkStart w:id="31" w:name="_bookmark12"/>
      <w:bookmarkStart w:id="32" w:name="_Toc40266462"/>
      <w:bookmarkEnd w:id="31"/>
      <w:r>
        <w:t>Requirements</w:t>
      </w:r>
      <w:r>
        <w:rPr>
          <w:spacing w:val="-4"/>
        </w:rPr>
        <w:t xml:space="preserve"> </w:t>
      </w:r>
      <w:r>
        <w:rPr>
          <w:spacing w:val="-2"/>
        </w:rPr>
        <w:t>Management</w:t>
      </w:r>
      <w:r w:rsidR="00DF074F">
        <w:rPr>
          <w:spacing w:val="-2"/>
        </w:rPr>
        <w:t xml:space="preserve"> Process</w:t>
      </w:r>
      <w:bookmarkEnd w:id="32"/>
    </w:p>
    <w:p w14:paraId="4ED60452" w14:textId="0370A5F2" w:rsidR="00F640F9" w:rsidRPr="00F640F9" w:rsidRDefault="00F640F9" w:rsidP="00F640F9">
      <w:r>
        <w:rPr>
          <w:noProof/>
        </w:rPr>
        <w:drawing>
          <wp:inline distT="0" distB="0" distL="0" distR="0" wp14:anchorId="139AD476" wp14:editId="7B126C0F">
            <wp:extent cx="6070600" cy="344908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600" cy="3449089"/>
                    </a:xfrm>
                    <a:prstGeom prst="rect">
                      <a:avLst/>
                    </a:prstGeom>
                  </pic:spPr>
                </pic:pic>
              </a:graphicData>
            </a:graphic>
          </wp:inline>
        </w:drawing>
      </w:r>
    </w:p>
    <w:p w14:paraId="5BAB1986" w14:textId="77777777" w:rsidR="005A76DC" w:rsidRDefault="00E367D3" w:rsidP="008372A4">
      <w:pPr>
        <w:pStyle w:val="HeadingA3"/>
        <w:rPr>
          <w:rFonts w:eastAsia="Arial" w:cs="Arial"/>
        </w:rPr>
      </w:pPr>
      <w:bookmarkStart w:id="33" w:name="_bookmark13"/>
      <w:bookmarkStart w:id="34" w:name="_Toc40266463"/>
      <w:bookmarkEnd w:id="33"/>
      <w:r>
        <w:t>Requirements</w:t>
      </w:r>
      <w:r>
        <w:rPr>
          <w:spacing w:val="-2"/>
        </w:rPr>
        <w:t xml:space="preserve"> </w:t>
      </w:r>
      <w:r>
        <w:t xml:space="preserve">Management </w:t>
      </w:r>
      <w:r>
        <w:rPr>
          <w:spacing w:val="-2"/>
        </w:rPr>
        <w:t>Overview</w:t>
      </w:r>
      <w:bookmarkEnd w:id="34"/>
    </w:p>
    <w:p w14:paraId="4DFF041E" w14:textId="2A7B6895" w:rsidR="005A76DC" w:rsidRPr="00DF074F" w:rsidRDefault="00E367D3" w:rsidP="00DF074F">
      <w:pPr>
        <w:pStyle w:val="BodyText"/>
      </w:pPr>
      <w:r>
        <w:rPr>
          <w:spacing w:val="-1"/>
        </w:rPr>
        <w:t>This</w:t>
      </w:r>
      <w:r>
        <w:rPr>
          <w:spacing w:val="-7"/>
        </w:rPr>
        <w:t xml:space="preserve"> </w:t>
      </w:r>
      <w:r>
        <w:t>process</w:t>
      </w:r>
      <w:r>
        <w:rPr>
          <w:spacing w:val="-6"/>
        </w:rPr>
        <w:t xml:space="preserve"> </w:t>
      </w:r>
      <w:r w:rsidRPr="00DF074F">
        <w:t>describes how Wind River creates and manages requirements for the new features of each release.</w:t>
      </w:r>
    </w:p>
    <w:p w14:paraId="0415D06E" w14:textId="77777777" w:rsidR="00E457B4" w:rsidRPr="00DF074F" w:rsidRDefault="00E457B4" w:rsidP="00DF074F">
      <w:pPr>
        <w:pStyle w:val="BodyText"/>
      </w:pPr>
      <w:r w:rsidRPr="00DF074F">
        <w:t>New feature requirements management:</w:t>
      </w:r>
    </w:p>
    <w:p w14:paraId="53E9B6D2" w14:textId="40187BDF" w:rsidR="005A76DC" w:rsidRPr="00DF074F" w:rsidRDefault="00997FFB" w:rsidP="00DF074F">
      <w:pPr>
        <w:pStyle w:val="BodyText"/>
      </w:pPr>
      <w:r w:rsidRPr="00DF074F">
        <w:t xml:space="preserve">Jira Software is used to manage the program and project requirements. </w:t>
      </w:r>
      <w:r w:rsidR="00E367D3" w:rsidRPr="00DF074F">
        <w:t>All feature-related</w:t>
      </w:r>
      <w:r w:rsidR="00E52338" w:rsidRPr="00DF074F">
        <w:t xml:space="preserve"> </w:t>
      </w:r>
      <w:r w:rsidR="00E367D3" w:rsidRPr="00DF074F">
        <w:t xml:space="preserve">product requirements must be recorded and managed using </w:t>
      </w:r>
      <w:r w:rsidR="00E52338" w:rsidRPr="00DF074F">
        <w:t>Jira</w:t>
      </w:r>
      <w:r w:rsidR="00E367D3" w:rsidRPr="00DF074F">
        <w:t>.</w:t>
      </w:r>
    </w:p>
    <w:p w14:paraId="48176C3B" w14:textId="1354E17F" w:rsidR="005A76DC" w:rsidRPr="00DF074F" w:rsidRDefault="00E367D3" w:rsidP="00DF074F">
      <w:pPr>
        <w:pStyle w:val="BodyText"/>
      </w:pPr>
      <w:r w:rsidRPr="00DF074F">
        <w:t xml:space="preserve">A standard usage of </w:t>
      </w:r>
      <w:r w:rsidR="00997FFB" w:rsidRPr="00DF074F">
        <w:t>Jira</w:t>
      </w:r>
      <w:r w:rsidR="00866DAD" w:rsidRPr="00DF074F">
        <w:t xml:space="preserve"> </w:t>
      </w:r>
      <w:r w:rsidRPr="00DF074F">
        <w:t>to manage requirements ensures that the program or project information is accumulated in a consistent and searchable way, that relevant stakeholders are able to perform the tasks they are responsible for, that relationships between requirements and delivered features is maintained, and that opportunities for process improvement can be maximized.</w:t>
      </w:r>
    </w:p>
    <w:p w14:paraId="459FFA63" w14:textId="3D17CAFE" w:rsidR="005A76DC" w:rsidRPr="00DF074F" w:rsidRDefault="00E367D3" w:rsidP="00DF074F">
      <w:pPr>
        <w:pStyle w:val="BodyText"/>
      </w:pPr>
      <w:r w:rsidRPr="00DF074F">
        <w:t>Each of the actors (Engineering Program Manager, Product Manager, Development Manager, Publications Manager</w:t>
      </w:r>
      <w:r w:rsidR="00997FFB" w:rsidRPr="00DF074F">
        <w:t xml:space="preserve">, </w:t>
      </w:r>
      <w:r w:rsidRPr="00DF074F">
        <w:t xml:space="preserve">QA Manager) can be represented by their delegates. </w:t>
      </w:r>
      <w:r w:rsidR="00997FFB" w:rsidRPr="00DF074F">
        <w:t>Jira</w:t>
      </w:r>
      <w:r w:rsidRPr="00DF074F">
        <w:t xml:space="preserve"> is a single tool used by product </w:t>
      </w:r>
      <w:r w:rsidRPr="00DF074F">
        <w:lastRenderedPageBreak/>
        <w:t xml:space="preserve">management during the </w:t>
      </w:r>
      <w:r w:rsidR="00E52338" w:rsidRPr="00DF074F">
        <w:t>propose</w:t>
      </w:r>
      <w:r w:rsidRPr="00DF074F">
        <w:t xml:space="preserve"> phase, </w:t>
      </w:r>
      <w:r w:rsidR="006B6EE3" w:rsidRPr="00DF074F">
        <w:t xml:space="preserve">and </w:t>
      </w:r>
      <w:r w:rsidRPr="00DF074F">
        <w:t>by</w:t>
      </w:r>
      <w:r w:rsidR="007B38BD" w:rsidRPr="00DF074F">
        <w:t xml:space="preserve"> </w:t>
      </w:r>
      <w:r w:rsidRPr="00DF074F">
        <w:t>engineering during the development phase</w:t>
      </w:r>
      <w:r w:rsidR="006B6EE3" w:rsidRPr="00DF074F">
        <w:t xml:space="preserve">. </w:t>
      </w:r>
      <w:r w:rsidR="00997FFB" w:rsidRPr="00DF074F">
        <w:t xml:space="preserve">Along with Jira, </w:t>
      </w:r>
      <w:r w:rsidR="006B6EE3" w:rsidRPr="00DF074F">
        <w:t xml:space="preserve">Salesforce </w:t>
      </w:r>
      <w:r w:rsidR="00997FFB" w:rsidRPr="00DF074F">
        <w:t>tools is</w:t>
      </w:r>
      <w:r w:rsidR="006B6EE3" w:rsidRPr="00DF074F">
        <w:t xml:space="preserve"> used by field engineering during the sustaining phase.</w:t>
      </w:r>
    </w:p>
    <w:p w14:paraId="027C9769" w14:textId="00C93A24" w:rsidR="00DF074F" w:rsidRPr="00DF074F" w:rsidRDefault="00E367D3" w:rsidP="00DF074F">
      <w:pPr>
        <w:pStyle w:val="BodyText"/>
      </w:pPr>
      <w:r w:rsidRPr="00DF074F">
        <w:t>The VxWorks requirements methodology allows for capture of all details of requirements including:</w:t>
      </w:r>
    </w:p>
    <w:p w14:paraId="3D886174" w14:textId="77777777" w:rsidR="005A76DC" w:rsidRDefault="001E66F9" w:rsidP="00362AF0">
      <w:pPr>
        <w:pStyle w:val="BulletA2"/>
        <w:numPr>
          <w:ilvl w:val="2"/>
          <w:numId w:val="2"/>
        </w:numPr>
      </w:pPr>
      <w:r>
        <w:rPr>
          <w:spacing w:val="-1"/>
        </w:rPr>
        <w:t>s</w:t>
      </w:r>
      <w:r w:rsidR="00E367D3">
        <w:rPr>
          <w:spacing w:val="-1"/>
        </w:rPr>
        <w:t>takeholders,</w:t>
      </w:r>
      <w:r w:rsidR="00E367D3">
        <w:rPr>
          <w:spacing w:val="-7"/>
        </w:rPr>
        <w:t xml:space="preserve"> </w:t>
      </w:r>
      <w:r w:rsidR="00E367D3">
        <w:t>marketing</w:t>
      </w:r>
      <w:r w:rsidR="00E367D3">
        <w:rPr>
          <w:spacing w:val="-8"/>
        </w:rPr>
        <w:t xml:space="preserve"> </w:t>
      </w:r>
      <w:r w:rsidR="00E367D3">
        <w:rPr>
          <w:spacing w:val="-1"/>
        </w:rPr>
        <w:t>owner,</w:t>
      </w:r>
      <w:r w:rsidR="00E367D3">
        <w:rPr>
          <w:spacing w:val="-8"/>
        </w:rPr>
        <w:t xml:space="preserve"> </w:t>
      </w:r>
      <w:r w:rsidR="00E367D3">
        <w:t>development</w:t>
      </w:r>
      <w:r w:rsidR="00E367D3">
        <w:rPr>
          <w:spacing w:val="-10"/>
        </w:rPr>
        <w:t xml:space="preserve"> </w:t>
      </w:r>
      <w:r w:rsidR="00E367D3">
        <w:rPr>
          <w:spacing w:val="-1"/>
        </w:rPr>
        <w:t>owner,</w:t>
      </w:r>
      <w:r w:rsidR="00E367D3">
        <w:rPr>
          <w:spacing w:val="-9"/>
        </w:rPr>
        <w:t xml:space="preserve"> </w:t>
      </w:r>
      <w:r w:rsidR="00E367D3">
        <w:t>validation</w:t>
      </w:r>
      <w:r w:rsidR="00E367D3">
        <w:rPr>
          <w:spacing w:val="-8"/>
        </w:rPr>
        <w:t xml:space="preserve"> </w:t>
      </w:r>
      <w:r w:rsidR="00E367D3">
        <w:rPr>
          <w:spacing w:val="-1"/>
        </w:rPr>
        <w:t>owner</w:t>
      </w:r>
    </w:p>
    <w:p w14:paraId="4AD216FE" w14:textId="77777777" w:rsidR="00E52338" w:rsidRPr="00E52338" w:rsidRDefault="00E367D3" w:rsidP="00362AF0">
      <w:pPr>
        <w:pStyle w:val="BulletA2"/>
        <w:numPr>
          <w:ilvl w:val="2"/>
          <w:numId w:val="2"/>
        </w:numPr>
      </w:pPr>
      <w:r w:rsidRPr="00E52338">
        <w:rPr>
          <w:spacing w:val="-1"/>
        </w:rPr>
        <w:t>discussion</w:t>
      </w:r>
      <w:r w:rsidRPr="00E52338">
        <w:t xml:space="preserve"> </w:t>
      </w:r>
      <w:r w:rsidR="007F5AA7" w:rsidRPr="00E52338">
        <w:t>and attachments relating to the</w:t>
      </w:r>
      <w:r w:rsidR="00D6073A" w:rsidRPr="00E52338">
        <w:rPr>
          <w:spacing w:val="-6"/>
        </w:rPr>
        <w:t xml:space="preserve"> </w:t>
      </w:r>
      <w:r>
        <w:t>requirements</w:t>
      </w:r>
      <w:r w:rsidRPr="00E52338">
        <w:rPr>
          <w:spacing w:val="44"/>
          <w:w w:val="99"/>
        </w:rPr>
        <w:t xml:space="preserve"> </w:t>
      </w:r>
    </w:p>
    <w:p w14:paraId="4E25C370" w14:textId="50AB5DF4" w:rsidR="005A76DC" w:rsidRPr="00DF074F" w:rsidRDefault="007F5AA7" w:rsidP="00DF074F">
      <w:pPr>
        <w:pStyle w:val="BodyText"/>
      </w:pPr>
      <w:r w:rsidRPr="00DF074F">
        <w:t xml:space="preserve">The process involves Development, Marketing, Test, Customer Support, Technical Publications, and Release.  </w:t>
      </w:r>
      <w:r w:rsidR="00E367D3" w:rsidRPr="00DF074F">
        <w:t xml:space="preserve">It also allows for </w:t>
      </w:r>
      <w:r w:rsidR="00DF074F" w:rsidRPr="00DF074F">
        <w:t>e</w:t>
      </w:r>
      <w:r w:rsidR="00E367D3" w:rsidRPr="00DF074F">
        <w:t>nd-to-</w:t>
      </w:r>
      <w:r w:rsidR="00DF074F" w:rsidRPr="00DF074F">
        <w:t>e</w:t>
      </w:r>
      <w:r w:rsidR="00E367D3" w:rsidRPr="00DF074F">
        <w:t>nd traceability:</w:t>
      </w:r>
    </w:p>
    <w:p w14:paraId="19C76F1D" w14:textId="77777777" w:rsidR="005A76DC" w:rsidRDefault="00E367D3" w:rsidP="00DF074F">
      <w:pPr>
        <w:pStyle w:val="BodyText"/>
      </w:pPr>
      <w:r w:rsidRPr="00DF074F">
        <w:t>Requirement -&gt; Development Owner-&gt;Test Owner-&gt;Design-&gt;Development-&gt;Test Design</w:t>
      </w:r>
      <w:r>
        <w:rPr>
          <w:spacing w:val="-3"/>
        </w:rPr>
        <w:t xml:space="preserve"> </w:t>
      </w:r>
      <w:r>
        <w:rPr>
          <w:spacing w:val="-1"/>
        </w:rPr>
        <w:t>-&gt;</w:t>
      </w:r>
      <w:r>
        <w:rPr>
          <w:spacing w:val="-4"/>
        </w:rPr>
        <w:t xml:space="preserve"> </w:t>
      </w:r>
      <w:r>
        <w:rPr>
          <w:spacing w:val="-1"/>
        </w:rPr>
        <w:t>Test</w:t>
      </w:r>
      <w:r>
        <w:rPr>
          <w:spacing w:val="-5"/>
        </w:rPr>
        <w:t xml:space="preserve"> </w:t>
      </w:r>
      <w:r>
        <w:t>Development</w:t>
      </w:r>
      <w:r>
        <w:rPr>
          <w:spacing w:val="-6"/>
        </w:rPr>
        <w:t xml:space="preserve"> </w:t>
      </w:r>
      <w:r>
        <w:rPr>
          <w:spacing w:val="-1"/>
        </w:rPr>
        <w:t>-&gt;Test</w:t>
      </w:r>
      <w:r>
        <w:rPr>
          <w:spacing w:val="-7"/>
        </w:rPr>
        <w:t xml:space="preserve"> </w:t>
      </w:r>
      <w:r>
        <w:t>Execution</w:t>
      </w:r>
      <w:r>
        <w:rPr>
          <w:spacing w:val="-5"/>
        </w:rPr>
        <w:t xml:space="preserve"> </w:t>
      </w:r>
      <w:r>
        <w:t>Status</w:t>
      </w:r>
    </w:p>
    <w:p w14:paraId="61D9870D" w14:textId="77777777" w:rsidR="005A76DC" w:rsidRDefault="00E367D3" w:rsidP="008372A4">
      <w:pPr>
        <w:pStyle w:val="HeadingA3"/>
        <w:rPr>
          <w:rFonts w:eastAsia="Arial" w:cs="Arial"/>
        </w:rPr>
      </w:pPr>
      <w:bookmarkStart w:id="35" w:name="_bookmark14"/>
      <w:bookmarkStart w:id="36" w:name="_Toc40266464"/>
      <w:bookmarkEnd w:id="35"/>
      <w:r>
        <w:t>Capturing</w:t>
      </w:r>
      <w:r>
        <w:rPr>
          <w:spacing w:val="-3"/>
        </w:rPr>
        <w:t xml:space="preserve"> </w:t>
      </w:r>
      <w:r>
        <w:t>Requirements</w:t>
      </w:r>
      <w:bookmarkEnd w:id="36"/>
    </w:p>
    <w:p w14:paraId="498246FD" w14:textId="111ED4C8" w:rsidR="00F20703" w:rsidRDefault="00E367D3" w:rsidP="00DF074F">
      <w:pPr>
        <w:pStyle w:val="BodyText"/>
        <w:spacing w:before="131" w:line="250" w:lineRule="auto"/>
        <w:ind w:right="129"/>
      </w:pPr>
      <w:r w:rsidRPr="00DF074F">
        <w:t>New requirement records are generally created as the result of a product release planning cycle</w:t>
      </w:r>
      <w:r w:rsidR="00D37F62" w:rsidRPr="00DF074F">
        <w:t>, customer feedback, or quality improvement initiatives</w:t>
      </w:r>
      <w:r w:rsidR="00E46A4E" w:rsidRPr="00DF074F">
        <w:t xml:space="preserve">. </w:t>
      </w:r>
      <w:r w:rsidR="00997FFB" w:rsidRPr="00DF074F">
        <w:t>Jira</w:t>
      </w:r>
      <w:r w:rsidRPr="00DF074F">
        <w:t xml:space="preserve"> records are created</w:t>
      </w:r>
      <w:r>
        <w:t xml:space="preserve"> </w:t>
      </w:r>
      <w:r w:rsidR="00D37F62">
        <w:t>a</w:t>
      </w:r>
      <w:r w:rsidR="00E46A4E">
        <w:t>nd reside in the product backlog for prioritization and execution</w:t>
      </w:r>
      <w:r w:rsidR="00222F35">
        <w:t>.</w:t>
      </w:r>
    </w:p>
    <w:p w14:paraId="2EB6CBB9" w14:textId="4871F53B" w:rsidR="005A76DC" w:rsidRDefault="00F0714B" w:rsidP="008372A4">
      <w:pPr>
        <w:pStyle w:val="HeadingA3"/>
        <w:rPr>
          <w:rFonts w:eastAsia="Arial" w:cs="Arial"/>
        </w:rPr>
      </w:pPr>
      <w:bookmarkStart w:id="37" w:name="_bookmark15"/>
      <w:bookmarkStart w:id="38" w:name="_Toc40266465"/>
      <w:bookmarkEnd w:id="37"/>
      <w:r>
        <w:rPr>
          <w:spacing w:val="-1"/>
        </w:rPr>
        <w:t>Defining</w:t>
      </w:r>
      <w:r>
        <w:t xml:space="preserve"> </w:t>
      </w:r>
      <w:r w:rsidR="00E367D3">
        <w:t>Requirements</w:t>
      </w:r>
      <w:r w:rsidR="00D37F62">
        <w:t xml:space="preserve"> (</w:t>
      </w:r>
      <w:r w:rsidR="00997FFB">
        <w:t>Backlog/Selected for Development</w:t>
      </w:r>
      <w:r w:rsidR="00D37F62">
        <w:t>)</w:t>
      </w:r>
      <w:bookmarkEnd w:id="38"/>
    </w:p>
    <w:p w14:paraId="1C68C903" w14:textId="77777777" w:rsidR="00997FFB" w:rsidRPr="00F640F9" w:rsidRDefault="00997FFB" w:rsidP="00F640F9">
      <w:pPr>
        <w:pStyle w:val="BodyText"/>
      </w:pPr>
      <w:r w:rsidRPr="00F640F9">
        <w:t>The</w:t>
      </w:r>
      <w:r w:rsidR="00E367D3" w:rsidRPr="00F640F9">
        <w:t xml:space="preserve"> requirement is captured</w:t>
      </w:r>
      <w:r w:rsidRPr="00F640F9">
        <w:t xml:space="preserve">, </w:t>
      </w:r>
      <w:r w:rsidR="00E367D3" w:rsidRPr="00F640F9">
        <w:t xml:space="preserve">conditions of satisfaction are </w:t>
      </w:r>
      <w:r w:rsidRPr="00F640F9">
        <w:t>provided (Acceptance Criteria, Definition of Done).</w:t>
      </w:r>
    </w:p>
    <w:p w14:paraId="35B254AB" w14:textId="170345D7" w:rsidR="005A76DC" w:rsidRPr="00F640F9" w:rsidRDefault="00997FFB" w:rsidP="00F640F9">
      <w:pPr>
        <w:pStyle w:val="BodyText"/>
      </w:pPr>
      <w:r w:rsidRPr="00F640F9">
        <w:t xml:space="preserve">Development team </w:t>
      </w:r>
      <w:r w:rsidR="0076048E" w:rsidRPr="00F640F9">
        <w:t xml:space="preserve">reviews the ask and </w:t>
      </w:r>
      <w:r w:rsidR="00E367D3" w:rsidRPr="00F640F9">
        <w:t xml:space="preserve">moves the requirement to the </w:t>
      </w:r>
      <w:r w:rsidR="0076048E" w:rsidRPr="00F640F9">
        <w:t>Selected for Development state</w:t>
      </w:r>
      <w:r w:rsidR="00E367D3" w:rsidRPr="00F640F9">
        <w:t xml:space="preserve">. </w:t>
      </w:r>
      <w:r w:rsidR="0076048E" w:rsidRPr="00F640F9">
        <w:t>T</w:t>
      </w:r>
      <w:r w:rsidR="00E367D3" w:rsidRPr="00F640F9">
        <w:t xml:space="preserve">he feasibility of </w:t>
      </w:r>
      <w:r w:rsidR="00F0714B" w:rsidRPr="00F640F9">
        <w:t xml:space="preserve">developing </w:t>
      </w:r>
      <w:r w:rsidR="00E367D3" w:rsidRPr="00F640F9">
        <w:t xml:space="preserve">the requirement in the specified </w:t>
      </w:r>
      <w:r w:rsidR="00F0714B" w:rsidRPr="00F640F9">
        <w:t>timeframe</w:t>
      </w:r>
      <w:r w:rsidR="0076048E" w:rsidRPr="00F640F9">
        <w:t xml:space="preserve"> is evaluated</w:t>
      </w:r>
      <w:r w:rsidR="00E367D3" w:rsidRPr="00F640F9">
        <w:t xml:space="preserve">. This </w:t>
      </w:r>
      <w:r w:rsidR="00C02E00" w:rsidRPr="00F640F9">
        <w:t>ensures</w:t>
      </w:r>
      <w:r w:rsidR="00E367D3" w:rsidRPr="00F640F9">
        <w:t xml:space="preserve"> that the conditions of satisfaction are agreed upon in addition to the schedule. There is a mechanism built into </w:t>
      </w:r>
      <w:r w:rsidR="0076048E" w:rsidRPr="00F640F9">
        <w:t>Jira</w:t>
      </w:r>
      <w:r w:rsidR="00F0714B" w:rsidRPr="00F640F9">
        <w:t xml:space="preserve"> </w:t>
      </w:r>
      <w:r w:rsidR="001E66F9" w:rsidRPr="00F640F9">
        <w:t xml:space="preserve">that </w:t>
      </w:r>
      <w:r w:rsidR="00E367D3" w:rsidRPr="00F640F9">
        <w:t>allows for clarifications, such as getting more information from a customer.</w:t>
      </w:r>
    </w:p>
    <w:p w14:paraId="56152CEE" w14:textId="2DD487F7" w:rsidR="005A76DC" w:rsidRDefault="00D37F62" w:rsidP="008372A4">
      <w:pPr>
        <w:pStyle w:val="HeadingA3"/>
        <w:rPr>
          <w:rFonts w:eastAsia="Arial" w:cs="Arial"/>
        </w:rPr>
      </w:pPr>
      <w:bookmarkStart w:id="39" w:name="_bookmark16"/>
      <w:bookmarkStart w:id="40" w:name="_Toc40266466"/>
      <w:bookmarkEnd w:id="39"/>
      <w:r>
        <w:rPr>
          <w:spacing w:val="-1"/>
        </w:rPr>
        <w:t>Developing</w:t>
      </w:r>
      <w:r>
        <w:t xml:space="preserve"> </w:t>
      </w:r>
      <w:r w:rsidR="00E367D3">
        <w:t>Requirements</w:t>
      </w:r>
      <w:r w:rsidR="0076048E">
        <w:t xml:space="preserve"> (In Progress)</w:t>
      </w:r>
      <w:bookmarkEnd w:id="40"/>
    </w:p>
    <w:p w14:paraId="0569906A" w14:textId="54D3449E" w:rsidR="005A76DC" w:rsidRPr="00F640F9" w:rsidRDefault="001E66F9" w:rsidP="00F640F9">
      <w:pPr>
        <w:pStyle w:val="BodyText"/>
      </w:pPr>
      <w:r w:rsidRPr="00F640F9">
        <w:t xml:space="preserve">The transition </w:t>
      </w:r>
      <w:r w:rsidR="00D37F62" w:rsidRPr="00F640F9">
        <w:t xml:space="preserve">to the </w:t>
      </w:r>
      <w:proofErr w:type="gramStart"/>
      <w:r w:rsidR="0076048E" w:rsidRPr="00F640F9">
        <w:t>In Progress</w:t>
      </w:r>
      <w:proofErr w:type="gramEnd"/>
      <w:r w:rsidR="00D37F62" w:rsidRPr="00F640F9">
        <w:t xml:space="preserve"> </w:t>
      </w:r>
      <w:r w:rsidRPr="00F640F9">
        <w:t>phase represents</w:t>
      </w:r>
      <w:r w:rsidR="00E367D3" w:rsidRPr="00F640F9">
        <w:t xml:space="preserve"> an agreement to implement the requested feature. Before committing, all issues affecting development and implementation must be examined. After committing, requirements can only be changed by</w:t>
      </w:r>
      <w:r w:rsidR="008924E8" w:rsidRPr="00F640F9">
        <w:t xml:space="preserve"> </w:t>
      </w:r>
      <w:r w:rsidR="00E367D3" w:rsidRPr="00F640F9">
        <w:t>the process for change management</w:t>
      </w:r>
      <w:r w:rsidR="003112E4" w:rsidRPr="00F640F9">
        <w:t xml:space="preserve"> described later in this document in the section </w:t>
      </w:r>
      <w:r w:rsidR="003112E4" w:rsidRPr="00F640F9">
        <w:rPr>
          <w:i/>
          <w:iCs/>
        </w:rPr>
        <w:t>Requirement Change Management</w:t>
      </w:r>
      <w:r w:rsidR="003112E4" w:rsidRPr="00F640F9">
        <w:t>.</w:t>
      </w:r>
    </w:p>
    <w:p w14:paraId="3DD5DFD7" w14:textId="6A16CE65" w:rsidR="005A76DC" w:rsidRPr="00F640F9" w:rsidRDefault="00E367D3" w:rsidP="00F640F9">
      <w:pPr>
        <w:pStyle w:val="BodyText"/>
      </w:pPr>
      <w:r w:rsidRPr="00F640F9">
        <w:t>Commitments to fulfill requested requirements can only be made by</w:t>
      </w:r>
      <w:r w:rsidR="00F0714B" w:rsidRPr="00F640F9">
        <w:t xml:space="preserve"> </w:t>
      </w:r>
      <w:r w:rsidR="0076048E" w:rsidRPr="00F640F9">
        <w:t>Scrum team</w:t>
      </w:r>
      <w:r w:rsidR="00C02E00" w:rsidRPr="00F640F9">
        <w:t xml:space="preserve"> and the</w:t>
      </w:r>
      <w:r w:rsidR="0076048E" w:rsidRPr="00F640F9">
        <w:t xml:space="preserve"> Architect/Technical Feature Owner.</w:t>
      </w:r>
    </w:p>
    <w:p w14:paraId="7749E8E4" w14:textId="78543C55" w:rsidR="005A76DC" w:rsidRDefault="00D37F62" w:rsidP="008372A4">
      <w:pPr>
        <w:pStyle w:val="HeadingA3"/>
        <w:rPr>
          <w:rFonts w:eastAsia="Arial" w:cs="Arial"/>
        </w:rPr>
      </w:pPr>
      <w:bookmarkStart w:id="41" w:name="_bookmark17"/>
      <w:bookmarkStart w:id="42" w:name="_Toc40266467"/>
      <w:bookmarkEnd w:id="41"/>
      <w:r>
        <w:t>Completing</w:t>
      </w:r>
      <w:r w:rsidR="00E367D3">
        <w:rPr>
          <w:spacing w:val="-2"/>
        </w:rPr>
        <w:t xml:space="preserve"> </w:t>
      </w:r>
      <w:r w:rsidR="00E367D3">
        <w:t>Requirements</w:t>
      </w:r>
      <w:r w:rsidR="0076048E">
        <w:t xml:space="preserve"> (Done)</w:t>
      </w:r>
      <w:bookmarkEnd w:id="42"/>
    </w:p>
    <w:p w14:paraId="69787952" w14:textId="79ECA000" w:rsidR="005A76DC" w:rsidRDefault="00E367D3" w:rsidP="00F640F9">
      <w:pPr>
        <w:pStyle w:val="BodyText"/>
        <w:spacing w:before="129" w:line="250" w:lineRule="auto"/>
        <w:ind w:right="127"/>
      </w:pPr>
      <w:r>
        <w:t>Once</w:t>
      </w:r>
      <w:r>
        <w:rPr>
          <w:spacing w:val="-7"/>
        </w:rPr>
        <w:t xml:space="preserve"> </w:t>
      </w:r>
      <w:r w:rsidR="00F640F9">
        <w:t>all</w:t>
      </w:r>
      <w:r>
        <w:rPr>
          <w:spacing w:val="-7"/>
        </w:rPr>
        <w:t xml:space="preserve"> </w:t>
      </w:r>
      <w:r>
        <w:rPr>
          <w:spacing w:val="1"/>
        </w:rPr>
        <w:t>the</w:t>
      </w:r>
      <w:r>
        <w:rPr>
          <w:spacing w:val="-4"/>
        </w:rPr>
        <w:t xml:space="preserve"> </w:t>
      </w:r>
      <w:r>
        <w:rPr>
          <w:spacing w:val="-1"/>
        </w:rPr>
        <w:t>work</w:t>
      </w:r>
      <w:r>
        <w:rPr>
          <w:spacing w:val="-2"/>
        </w:rPr>
        <w:t xml:space="preserve"> </w:t>
      </w:r>
      <w:r>
        <w:rPr>
          <w:spacing w:val="-1"/>
        </w:rPr>
        <w:t>required</w:t>
      </w:r>
      <w:r>
        <w:rPr>
          <w:spacing w:val="-3"/>
        </w:rPr>
        <w:t xml:space="preserve"> </w:t>
      </w:r>
      <w:r>
        <w:t>to</w:t>
      </w:r>
      <w:r>
        <w:rPr>
          <w:spacing w:val="-7"/>
        </w:rPr>
        <w:t xml:space="preserve"> </w:t>
      </w:r>
      <w:r>
        <w:t>satisfy</w:t>
      </w:r>
      <w:r>
        <w:rPr>
          <w:spacing w:val="-8"/>
        </w:rPr>
        <w:t xml:space="preserve"> </w:t>
      </w:r>
      <w:r>
        <w:t>a</w:t>
      </w:r>
      <w:r>
        <w:rPr>
          <w:spacing w:val="-2"/>
        </w:rPr>
        <w:t xml:space="preserve"> </w:t>
      </w:r>
      <w:r>
        <w:t>requirement</w:t>
      </w:r>
      <w:r>
        <w:rPr>
          <w:spacing w:val="-1"/>
        </w:rPr>
        <w:t xml:space="preserve"> </w:t>
      </w:r>
      <w:r>
        <w:t>is</w:t>
      </w:r>
      <w:r>
        <w:rPr>
          <w:spacing w:val="-5"/>
        </w:rPr>
        <w:t xml:space="preserve"> </w:t>
      </w:r>
      <w:r>
        <w:rPr>
          <w:spacing w:val="-1"/>
        </w:rPr>
        <w:t>complete,</w:t>
      </w:r>
      <w:r>
        <w:rPr>
          <w:spacing w:val="-5"/>
        </w:rPr>
        <w:t xml:space="preserve"> </w:t>
      </w:r>
      <w:r>
        <w:t>the</w:t>
      </w:r>
      <w:r>
        <w:rPr>
          <w:spacing w:val="-5"/>
        </w:rPr>
        <w:t xml:space="preserve"> </w:t>
      </w:r>
      <w:r w:rsidR="00D37F62">
        <w:t>Feature</w:t>
      </w:r>
      <w:r w:rsidR="00D37F62">
        <w:rPr>
          <w:spacing w:val="-5"/>
        </w:rPr>
        <w:t xml:space="preserve"> </w:t>
      </w:r>
      <w:r>
        <w:t>record</w:t>
      </w:r>
      <w:r>
        <w:rPr>
          <w:spacing w:val="48"/>
          <w:w w:val="99"/>
        </w:rPr>
        <w:t xml:space="preserve"> </w:t>
      </w:r>
      <w:r>
        <w:rPr>
          <w:spacing w:val="-1"/>
        </w:rPr>
        <w:t>is</w:t>
      </w:r>
      <w:r>
        <w:rPr>
          <w:spacing w:val="-5"/>
        </w:rPr>
        <w:t xml:space="preserve"> </w:t>
      </w:r>
      <w:r>
        <w:t>moved</w:t>
      </w:r>
      <w:r>
        <w:rPr>
          <w:spacing w:val="-3"/>
        </w:rPr>
        <w:t xml:space="preserve"> </w:t>
      </w:r>
      <w:r>
        <w:t>to</w:t>
      </w:r>
      <w:r>
        <w:rPr>
          <w:spacing w:val="-4"/>
        </w:rPr>
        <w:t xml:space="preserve"> </w:t>
      </w:r>
      <w:r w:rsidR="0076048E" w:rsidRPr="00C02E00">
        <w:rPr>
          <w:b/>
          <w:i/>
          <w:iCs/>
        </w:rPr>
        <w:t>Done</w:t>
      </w:r>
      <w:r>
        <w:rPr>
          <w:b/>
          <w:spacing w:val="-2"/>
        </w:rPr>
        <w:t xml:space="preserve"> </w:t>
      </w:r>
      <w:r>
        <w:rPr>
          <w:spacing w:val="-1"/>
        </w:rPr>
        <w:t>state.</w:t>
      </w:r>
      <w:r>
        <w:rPr>
          <w:spacing w:val="1"/>
        </w:rPr>
        <w:t xml:space="preserve"> </w:t>
      </w:r>
      <w:r>
        <w:rPr>
          <w:spacing w:val="-3"/>
        </w:rPr>
        <w:t>At</w:t>
      </w:r>
      <w:r>
        <w:rPr>
          <w:spacing w:val="-5"/>
        </w:rPr>
        <w:t xml:space="preserve"> </w:t>
      </w:r>
      <w:r>
        <w:t>this</w:t>
      </w:r>
      <w:r>
        <w:rPr>
          <w:spacing w:val="-5"/>
        </w:rPr>
        <w:t xml:space="preserve"> </w:t>
      </w:r>
      <w:r>
        <w:t>point,</w:t>
      </w:r>
      <w:r>
        <w:rPr>
          <w:spacing w:val="-4"/>
        </w:rPr>
        <w:t xml:space="preserve"> </w:t>
      </w:r>
      <w:r>
        <w:t>there</w:t>
      </w:r>
      <w:r>
        <w:rPr>
          <w:spacing w:val="-4"/>
        </w:rPr>
        <w:t xml:space="preserve"> </w:t>
      </w:r>
      <w:r>
        <w:t>is</w:t>
      </w:r>
      <w:r>
        <w:rPr>
          <w:spacing w:val="-4"/>
        </w:rPr>
        <w:t xml:space="preserve"> </w:t>
      </w:r>
      <w:r>
        <w:t>an</w:t>
      </w:r>
      <w:r>
        <w:rPr>
          <w:spacing w:val="-1"/>
        </w:rPr>
        <w:t xml:space="preserve"> expectation</w:t>
      </w:r>
      <w:r>
        <w:rPr>
          <w:spacing w:val="-3"/>
        </w:rPr>
        <w:t xml:space="preserve"> </w:t>
      </w:r>
      <w:r>
        <w:t>that</w:t>
      </w:r>
      <w:r>
        <w:rPr>
          <w:spacing w:val="-3"/>
        </w:rPr>
        <w:t xml:space="preserve"> </w:t>
      </w:r>
      <w:r>
        <w:t>no</w:t>
      </w:r>
      <w:r>
        <w:rPr>
          <w:spacing w:val="-3"/>
        </w:rPr>
        <w:t xml:space="preserve"> </w:t>
      </w:r>
      <w:r>
        <w:rPr>
          <w:spacing w:val="-1"/>
        </w:rPr>
        <w:t>work</w:t>
      </w:r>
      <w:r>
        <w:rPr>
          <w:spacing w:val="-3"/>
        </w:rPr>
        <w:t xml:space="preserve"> </w:t>
      </w:r>
      <w:r>
        <w:t>is</w:t>
      </w:r>
      <w:r>
        <w:rPr>
          <w:spacing w:val="39"/>
          <w:w w:val="99"/>
        </w:rPr>
        <w:t xml:space="preserve"> </w:t>
      </w:r>
      <w:r>
        <w:rPr>
          <w:spacing w:val="-1"/>
        </w:rPr>
        <w:t>outstanding</w:t>
      </w:r>
      <w:r>
        <w:rPr>
          <w:spacing w:val="-7"/>
        </w:rPr>
        <w:t xml:space="preserve"> </w:t>
      </w:r>
      <w:r>
        <w:t>in</w:t>
      </w:r>
      <w:r>
        <w:rPr>
          <w:spacing w:val="-4"/>
        </w:rPr>
        <w:t xml:space="preserve"> </w:t>
      </w:r>
      <w:r>
        <w:t>order</w:t>
      </w:r>
      <w:r>
        <w:rPr>
          <w:spacing w:val="-6"/>
        </w:rPr>
        <w:t xml:space="preserve"> </w:t>
      </w:r>
      <w:r>
        <w:rPr>
          <w:spacing w:val="1"/>
        </w:rPr>
        <w:t>to</w:t>
      </w:r>
      <w:r>
        <w:rPr>
          <w:spacing w:val="-6"/>
        </w:rPr>
        <w:t xml:space="preserve"> </w:t>
      </w:r>
      <w:r>
        <w:t>fulfill</w:t>
      </w:r>
      <w:r>
        <w:rPr>
          <w:spacing w:val="-7"/>
        </w:rPr>
        <w:t xml:space="preserve"> </w:t>
      </w:r>
      <w:r>
        <w:rPr>
          <w:spacing w:val="1"/>
        </w:rPr>
        <w:t>the</w:t>
      </w:r>
      <w:r>
        <w:rPr>
          <w:spacing w:val="-7"/>
        </w:rPr>
        <w:t xml:space="preserve"> </w:t>
      </w:r>
      <w:r>
        <w:t>conditions</w:t>
      </w:r>
      <w:r>
        <w:rPr>
          <w:spacing w:val="-6"/>
        </w:rPr>
        <w:t xml:space="preserve"> </w:t>
      </w:r>
      <w:r>
        <w:t>of</w:t>
      </w:r>
      <w:r>
        <w:rPr>
          <w:spacing w:val="-7"/>
        </w:rPr>
        <w:t xml:space="preserve"> </w:t>
      </w:r>
      <w:r>
        <w:t>satisfaction,</w:t>
      </w:r>
      <w:r>
        <w:rPr>
          <w:spacing w:val="-5"/>
        </w:rPr>
        <w:t xml:space="preserve"> </w:t>
      </w:r>
      <w:r>
        <w:t>other</w:t>
      </w:r>
      <w:r>
        <w:rPr>
          <w:spacing w:val="-6"/>
        </w:rPr>
        <w:t xml:space="preserve"> </w:t>
      </w:r>
      <w:r>
        <w:t>than</w:t>
      </w:r>
      <w:r>
        <w:rPr>
          <w:spacing w:val="-5"/>
        </w:rPr>
        <w:t xml:space="preserve"> </w:t>
      </w:r>
      <w:r>
        <w:t>possible</w:t>
      </w:r>
      <w:r>
        <w:rPr>
          <w:spacing w:val="-7"/>
        </w:rPr>
        <w:t xml:space="preserve"> </w:t>
      </w:r>
      <w:r>
        <w:t>defect</w:t>
      </w:r>
      <w:r>
        <w:rPr>
          <w:spacing w:val="44"/>
          <w:w w:val="99"/>
        </w:rPr>
        <w:t xml:space="preserve"> </w:t>
      </w:r>
      <w:r>
        <w:rPr>
          <w:spacing w:val="-1"/>
        </w:rPr>
        <w:t>resolution.</w:t>
      </w:r>
      <w:r>
        <w:rPr>
          <w:spacing w:val="-3"/>
        </w:rPr>
        <w:t xml:space="preserve"> </w:t>
      </w:r>
      <w:r>
        <w:rPr>
          <w:spacing w:val="-1"/>
        </w:rPr>
        <w:t>The</w:t>
      </w:r>
      <w:r>
        <w:rPr>
          <w:spacing w:val="-8"/>
        </w:rPr>
        <w:t xml:space="preserve"> </w:t>
      </w:r>
      <w:r w:rsidR="00D37F62">
        <w:t>Product</w:t>
      </w:r>
      <w:r w:rsidR="00E005E3">
        <w:t xml:space="preserve"> Architect</w:t>
      </w:r>
      <w:r w:rsidR="0076048E">
        <w:t xml:space="preserve"> and Technical Feature </w:t>
      </w:r>
      <w:r w:rsidR="00C02E00">
        <w:t>O</w:t>
      </w:r>
      <w:r w:rsidR="0076048E">
        <w:t>wner determine</w:t>
      </w:r>
      <w:r>
        <w:rPr>
          <w:spacing w:val="-2"/>
        </w:rPr>
        <w:t xml:space="preserve"> </w:t>
      </w:r>
      <w:r>
        <w:t>a</w:t>
      </w:r>
      <w:r>
        <w:rPr>
          <w:spacing w:val="-6"/>
        </w:rPr>
        <w:t xml:space="preserve"> </w:t>
      </w:r>
      <w:r w:rsidR="00D37F62">
        <w:rPr>
          <w:spacing w:val="-1"/>
        </w:rPr>
        <w:t>F</w:t>
      </w:r>
      <w:r>
        <w:rPr>
          <w:spacing w:val="-1"/>
        </w:rPr>
        <w:t>eature</w:t>
      </w:r>
      <w:r>
        <w:rPr>
          <w:spacing w:val="-7"/>
        </w:rPr>
        <w:t xml:space="preserve"> </w:t>
      </w:r>
      <w:r>
        <w:rPr>
          <w:spacing w:val="1"/>
        </w:rPr>
        <w:t>is</w:t>
      </w:r>
      <w:r>
        <w:rPr>
          <w:spacing w:val="-7"/>
        </w:rPr>
        <w:t xml:space="preserve"> </w:t>
      </w:r>
      <w:r>
        <w:t>complete</w:t>
      </w:r>
      <w:r>
        <w:rPr>
          <w:spacing w:val="-7"/>
        </w:rPr>
        <w:t xml:space="preserve"> </w:t>
      </w:r>
      <w:r>
        <w:t>based</w:t>
      </w:r>
      <w:r>
        <w:rPr>
          <w:spacing w:val="-4"/>
        </w:rPr>
        <w:t xml:space="preserve"> </w:t>
      </w:r>
      <w:r>
        <w:rPr>
          <w:spacing w:val="-1"/>
        </w:rPr>
        <w:t>on</w:t>
      </w:r>
      <w:r>
        <w:rPr>
          <w:spacing w:val="52"/>
          <w:w w:val="99"/>
        </w:rPr>
        <w:t xml:space="preserve"> </w:t>
      </w:r>
      <w:r w:rsidR="00F640F9">
        <w:rPr>
          <w:spacing w:val="-1"/>
        </w:rPr>
        <w:t>the Feature’s Definition of Done</w:t>
      </w:r>
      <w:r>
        <w:t>.</w:t>
      </w:r>
    </w:p>
    <w:p w14:paraId="07056B6E" w14:textId="66AABDB0" w:rsidR="005A76DC" w:rsidRDefault="00E367D3" w:rsidP="008372A4">
      <w:pPr>
        <w:pStyle w:val="HeadingA3"/>
        <w:rPr>
          <w:rFonts w:eastAsia="Arial" w:cs="Arial"/>
        </w:rPr>
      </w:pPr>
      <w:bookmarkStart w:id="43" w:name="_bookmark18"/>
      <w:bookmarkStart w:id="44" w:name="_bookmark19"/>
      <w:bookmarkStart w:id="45" w:name="_Toc40266468"/>
      <w:bookmarkEnd w:id="43"/>
      <w:bookmarkEnd w:id="44"/>
      <w:r>
        <w:rPr>
          <w:spacing w:val="-1"/>
        </w:rPr>
        <w:t>Declaring</w:t>
      </w:r>
      <w:r>
        <w:rPr>
          <w:spacing w:val="-3"/>
        </w:rPr>
        <w:t xml:space="preserve"> </w:t>
      </w:r>
      <w:r>
        <w:rPr>
          <w:spacing w:val="-1"/>
        </w:rPr>
        <w:t>Requirements</w:t>
      </w:r>
      <w:r>
        <w:t xml:space="preserve"> </w:t>
      </w:r>
      <w:r w:rsidR="00F0714B">
        <w:rPr>
          <w:spacing w:val="-1"/>
        </w:rPr>
        <w:t>Accepted</w:t>
      </w:r>
      <w:r w:rsidR="0076048E">
        <w:rPr>
          <w:spacing w:val="-1"/>
        </w:rPr>
        <w:t xml:space="preserve"> (Accepted)</w:t>
      </w:r>
      <w:bookmarkEnd w:id="45"/>
    </w:p>
    <w:p w14:paraId="0D886315" w14:textId="572DF56E" w:rsidR="005A76DC" w:rsidRDefault="00E367D3" w:rsidP="00F640F9">
      <w:pPr>
        <w:pStyle w:val="BodyText"/>
        <w:spacing w:before="73"/>
      </w:pPr>
      <w:r>
        <w:rPr>
          <w:spacing w:val="-2"/>
        </w:rPr>
        <w:t>At</w:t>
      </w:r>
      <w:r>
        <w:rPr>
          <w:spacing w:val="-6"/>
        </w:rPr>
        <w:t xml:space="preserve"> </w:t>
      </w:r>
      <w:r>
        <w:t>this</w:t>
      </w:r>
      <w:r>
        <w:rPr>
          <w:spacing w:val="-5"/>
        </w:rPr>
        <w:t xml:space="preserve"> </w:t>
      </w:r>
      <w:r>
        <w:rPr>
          <w:spacing w:val="-1"/>
        </w:rPr>
        <w:t>point,</w:t>
      </w:r>
      <w:r>
        <w:rPr>
          <w:spacing w:val="-4"/>
        </w:rPr>
        <w:t xml:space="preserve"> </w:t>
      </w:r>
      <w:r>
        <w:t>the</w:t>
      </w:r>
      <w:r>
        <w:rPr>
          <w:spacing w:val="-6"/>
        </w:rPr>
        <w:t xml:space="preserve"> </w:t>
      </w:r>
      <w:r w:rsidR="00F0714B">
        <w:t xml:space="preserve">Product </w:t>
      </w:r>
      <w:r w:rsidR="001E66F9">
        <w:t xml:space="preserve">Owner </w:t>
      </w:r>
      <w:r w:rsidR="001E66F9">
        <w:rPr>
          <w:spacing w:val="-5"/>
        </w:rPr>
        <w:t>is</w:t>
      </w:r>
      <w:r>
        <w:rPr>
          <w:spacing w:val="-4"/>
        </w:rPr>
        <w:t xml:space="preserve"> </w:t>
      </w:r>
      <w:r>
        <w:t>responsible</w:t>
      </w:r>
      <w:r>
        <w:rPr>
          <w:spacing w:val="-6"/>
        </w:rPr>
        <w:t xml:space="preserve"> </w:t>
      </w:r>
      <w:r>
        <w:t>for</w:t>
      </w:r>
      <w:r>
        <w:rPr>
          <w:spacing w:val="-6"/>
        </w:rPr>
        <w:t xml:space="preserve"> </w:t>
      </w:r>
      <w:r>
        <w:rPr>
          <w:spacing w:val="-1"/>
        </w:rPr>
        <w:t>moving</w:t>
      </w:r>
      <w:r>
        <w:rPr>
          <w:spacing w:val="-5"/>
        </w:rPr>
        <w:t xml:space="preserve"> </w:t>
      </w:r>
      <w:r>
        <w:rPr>
          <w:spacing w:val="1"/>
        </w:rPr>
        <w:t>the</w:t>
      </w:r>
      <w:r>
        <w:rPr>
          <w:spacing w:val="-6"/>
        </w:rPr>
        <w:t xml:space="preserve"> </w:t>
      </w:r>
      <w:r>
        <w:rPr>
          <w:spacing w:val="-1"/>
        </w:rPr>
        <w:t>requirement</w:t>
      </w:r>
      <w:r>
        <w:rPr>
          <w:spacing w:val="-6"/>
        </w:rPr>
        <w:t xml:space="preserve"> </w:t>
      </w:r>
      <w:r>
        <w:rPr>
          <w:spacing w:val="1"/>
        </w:rPr>
        <w:t>to</w:t>
      </w:r>
      <w:r w:rsidR="00F640F9">
        <w:rPr>
          <w:spacing w:val="1"/>
        </w:rPr>
        <w:t xml:space="preserve"> </w:t>
      </w:r>
      <w:r w:rsidR="00F0714B" w:rsidRPr="00C02E00">
        <w:rPr>
          <w:rFonts w:ascii="Times New Roman"/>
          <w:b/>
          <w:i/>
          <w:iCs/>
          <w:spacing w:val="-1"/>
        </w:rPr>
        <w:t>Accepted</w:t>
      </w:r>
      <w:r w:rsidR="00F0714B">
        <w:rPr>
          <w:rFonts w:ascii="Times New Roman"/>
          <w:b/>
          <w:spacing w:val="-5"/>
        </w:rPr>
        <w:t xml:space="preserve"> </w:t>
      </w:r>
      <w:r>
        <w:rPr>
          <w:rFonts w:ascii="Times New Roman"/>
        </w:rPr>
        <w:t>if</w:t>
      </w:r>
      <w:r>
        <w:rPr>
          <w:rFonts w:ascii="Times New Roman"/>
          <w:spacing w:val="-8"/>
        </w:rPr>
        <w:t xml:space="preserve"> </w:t>
      </w:r>
      <w:r>
        <w:rPr>
          <w:rFonts w:ascii="Times New Roman"/>
          <w:spacing w:val="1"/>
        </w:rPr>
        <w:t>the</w:t>
      </w:r>
      <w:r>
        <w:rPr>
          <w:rFonts w:ascii="Times New Roman"/>
          <w:spacing w:val="-5"/>
        </w:rPr>
        <w:t xml:space="preserve"> </w:t>
      </w:r>
      <w:r w:rsidR="00F640F9">
        <w:rPr>
          <w:rFonts w:ascii="Times New Roman"/>
          <w:spacing w:val="-1"/>
        </w:rPr>
        <w:t>Feature</w:t>
      </w:r>
      <w:r w:rsidR="00F640F9">
        <w:rPr>
          <w:rFonts w:ascii="Times New Roman"/>
          <w:spacing w:val="-1"/>
        </w:rPr>
        <w:t>’</w:t>
      </w:r>
      <w:r w:rsidR="00F640F9">
        <w:rPr>
          <w:rFonts w:ascii="Times New Roman"/>
          <w:spacing w:val="-1"/>
        </w:rPr>
        <w:t>s Acceptance Criteria are met.</w:t>
      </w:r>
    </w:p>
    <w:p w14:paraId="18DE451D" w14:textId="3D076255" w:rsidR="005A76DC" w:rsidRDefault="00E367D3" w:rsidP="008372A4">
      <w:pPr>
        <w:pStyle w:val="HeadingA3"/>
        <w:rPr>
          <w:rFonts w:eastAsia="Arial" w:cs="Arial"/>
        </w:rPr>
      </w:pPr>
      <w:bookmarkStart w:id="46" w:name="_bookmark20"/>
      <w:bookmarkStart w:id="47" w:name="_Toc40266469"/>
      <w:bookmarkEnd w:id="46"/>
      <w:r>
        <w:rPr>
          <w:spacing w:val="-1"/>
        </w:rPr>
        <w:t>Withdrawing</w:t>
      </w:r>
      <w:r>
        <w:t xml:space="preserve"> Requirements</w:t>
      </w:r>
      <w:bookmarkEnd w:id="47"/>
    </w:p>
    <w:p w14:paraId="220E21CF" w14:textId="1D1136C4" w:rsidR="005A76DC" w:rsidRDefault="00E367D3" w:rsidP="00F640F9">
      <w:pPr>
        <w:pStyle w:val="BodyText"/>
        <w:spacing w:before="129" w:line="250" w:lineRule="auto"/>
        <w:ind w:right="395"/>
        <w:rPr>
          <w:spacing w:val="-1"/>
        </w:rPr>
      </w:pPr>
      <w:r>
        <w:rPr>
          <w:spacing w:val="-2"/>
        </w:rPr>
        <w:t xml:space="preserve">In </w:t>
      </w:r>
      <w:r>
        <w:t>some</w:t>
      </w:r>
      <w:r>
        <w:rPr>
          <w:spacing w:val="-6"/>
        </w:rPr>
        <w:t xml:space="preserve"> </w:t>
      </w:r>
      <w:r>
        <w:rPr>
          <w:spacing w:val="-1"/>
        </w:rPr>
        <w:t>instances,</w:t>
      </w:r>
      <w:r>
        <w:rPr>
          <w:spacing w:val="-5"/>
        </w:rPr>
        <w:t xml:space="preserve"> </w:t>
      </w:r>
      <w:r>
        <w:t>a</w:t>
      </w:r>
      <w:r>
        <w:rPr>
          <w:spacing w:val="-1"/>
        </w:rPr>
        <w:t xml:space="preserve"> </w:t>
      </w:r>
      <w:r>
        <w:t>requirement</w:t>
      </w:r>
      <w:r>
        <w:rPr>
          <w:spacing w:val="-2"/>
        </w:rPr>
        <w:t xml:space="preserve"> </w:t>
      </w:r>
      <w:r>
        <w:rPr>
          <w:spacing w:val="-1"/>
        </w:rPr>
        <w:t>is</w:t>
      </w:r>
      <w:r>
        <w:rPr>
          <w:spacing w:val="-5"/>
        </w:rPr>
        <w:t xml:space="preserve"> </w:t>
      </w:r>
      <w:r>
        <w:t>addressed</w:t>
      </w:r>
      <w:r>
        <w:rPr>
          <w:spacing w:val="-3"/>
        </w:rPr>
        <w:t xml:space="preserve"> </w:t>
      </w:r>
      <w:r>
        <w:t>as</w:t>
      </w:r>
      <w:r>
        <w:rPr>
          <w:spacing w:val="-6"/>
        </w:rPr>
        <w:t xml:space="preserve"> </w:t>
      </w:r>
      <w:r>
        <w:rPr>
          <w:spacing w:val="-1"/>
        </w:rPr>
        <w:t>part</w:t>
      </w:r>
      <w:r>
        <w:rPr>
          <w:spacing w:val="-2"/>
        </w:rPr>
        <w:t xml:space="preserve"> </w:t>
      </w:r>
      <w:r>
        <w:t>of</w:t>
      </w:r>
      <w:r>
        <w:rPr>
          <w:spacing w:val="-6"/>
        </w:rPr>
        <w:t xml:space="preserve"> </w:t>
      </w:r>
      <w:r>
        <w:t>another</w:t>
      </w:r>
      <w:r>
        <w:rPr>
          <w:spacing w:val="-4"/>
        </w:rPr>
        <w:t xml:space="preserve"> </w:t>
      </w:r>
      <w:r>
        <w:t>requirement</w:t>
      </w:r>
      <w:r>
        <w:rPr>
          <w:spacing w:val="-5"/>
        </w:rPr>
        <w:t xml:space="preserve"> </w:t>
      </w:r>
      <w:r>
        <w:t>and</w:t>
      </w:r>
      <w:r>
        <w:rPr>
          <w:spacing w:val="2"/>
        </w:rPr>
        <w:t xml:space="preserve"> </w:t>
      </w:r>
      <w:r>
        <w:t>is</w:t>
      </w:r>
      <w:r>
        <w:rPr>
          <w:spacing w:val="-5"/>
        </w:rPr>
        <w:t xml:space="preserve"> </w:t>
      </w:r>
      <w:r>
        <w:t>no</w:t>
      </w:r>
      <w:r>
        <w:rPr>
          <w:spacing w:val="35"/>
          <w:w w:val="99"/>
        </w:rPr>
        <w:t xml:space="preserve"> </w:t>
      </w:r>
      <w:r>
        <w:t>longer</w:t>
      </w:r>
      <w:r>
        <w:rPr>
          <w:spacing w:val="-6"/>
        </w:rPr>
        <w:t xml:space="preserve"> </w:t>
      </w:r>
      <w:r>
        <w:t>required</w:t>
      </w:r>
      <w:r>
        <w:rPr>
          <w:spacing w:val="-5"/>
        </w:rPr>
        <w:t xml:space="preserve"> </w:t>
      </w:r>
      <w:r>
        <w:rPr>
          <w:spacing w:val="1"/>
        </w:rPr>
        <w:t>by</w:t>
      </w:r>
      <w:r>
        <w:rPr>
          <w:spacing w:val="-9"/>
        </w:rPr>
        <w:t xml:space="preserve"> </w:t>
      </w:r>
      <w:r>
        <w:rPr>
          <w:spacing w:val="-1"/>
        </w:rPr>
        <w:t>product</w:t>
      </w:r>
      <w:r>
        <w:rPr>
          <w:spacing w:val="-4"/>
        </w:rPr>
        <w:t xml:space="preserve"> </w:t>
      </w:r>
      <w:r>
        <w:t>management.</w:t>
      </w:r>
      <w:r>
        <w:rPr>
          <w:spacing w:val="-3"/>
        </w:rPr>
        <w:t xml:space="preserve"> </w:t>
      </w:r>
      <w:r>
        <w:rPr>
          <w:spacing w:val="-2"/>
        </w:rPr>
        <w:t>In</w:t>
      </w:r>
      <w:r>
        <w:rPr>
          <w:spacing w:val="-5"/>
        </w:rPr>
        <w:t xml:space="preserve"> </w:t>
      </w:r>
      <w:r>
        <w:t>these</w:t>
      </w:r>
      <w:r>
        <w:rPr>
          <w:spacing w:val="-8"/>
        </w:rPr>
        <w:t xml:space="preserve"> </w:t>
      </w:r>
      <w:r>
        <w:rPr>
          <w:spacing w:val="-1"/>
        </w:rPr>
        <w:t>situations,</w:t>
      </w:r>
      <w:r>
        <w:rPr>
          <w:spacing w:val="-3"/>
        </w:rPr>
        <w:t xml:space="preserve"> </w:t>
      </w:r>
      <w:r>
        <w:t>the</w:t>
      </w:r>
      <w:r>
        <w:rPr>
          <w:spacing w:val="-7"/>
        </w:rPr>
        <w:t xml:space="preserve"> </w:t>
      </w:r>
      <w:r>
        <w:rPr>
          <w:spacing w:val="-1"/>
        </w:rPr>
        <w:t xml:space="preserve">requirement </w:t>
      </w:r>
      <w:r>
        <w:rPr>
          <w:spacing w:val="2"/>
        </w:rPr>
        <w:t>is</w:t>
      </w:r>
      <w:r>
        <w:rPr>
          <w:spacing w:val="66"/>
          <w:w w:val="99"/>
        </w:rPr>
        <w:t xml:space="preserve"> </w:t>
      </w:r>
      <w:r>
        <w:rPr>
          <w:spacing w:val="-1"/>
        </w:rPr>
        <w:t>withdrawn</w:t>
      </w:r>
      <w:r w:rsidR="00F640F9">
        <w:rPr>
          <w:spacing w:val="-1"/>
        </w:rPr>
        <w:t xml:space="preserve"> by following the </w:t>
      </w:r>
      <w:r w:rsidR="00F640F9" w:rsidRPr="00F640F9">
        <w:rPr>
          <w:i/>
          <w:iCs/>
          <w:spacing w:val="-1"/>
        </w:rPr>
        <w:t>Requirement Change Management</w:t>
      </w:r>
      <w:r w:rsidR="00F640F9">
        <w:rPr>
          <w:spacing w:val="-1"/>
        </w:rPr>
        <w:t xml:space="preserve"> process</w:t>
      </w:r>
      <w:r>
        <w:rPr>
          <w:spacing w:val="-1"/>
        </w:rPr>
        <w:t>.</w:t>
      </w:r>
    </w:p>
    <w:p w14:paraId="67AB31A2" w14:textId="77777777" w:rsidR="005A76DC" w:rsidRDefault="00E367D3" w:rsidP="008372A4">
      <w:pPr>
        <w:pStyle w:val="HeadingA2"/>
        <w:rPr>
          <w:rFonts w:cs="Arial"/>
          <w:szCs w:val="28"/>
        </w:rPr>
      </w:pPr>
      <w:bookmarkStart w:id="48" w:name="_bookmark21"/>
      <w:bookmarkStart w:id="49" w:name="_Toc40266470"/>
      <w:bookmarkEnd w:id="48"/>
      <w:r>
        <w:lastRenderedPageBreak/>
        <w:t>Requirement</w:t>
      </w:r>
      <w:r>
        <w:rPr>
          <w:spacing w:val="1"/>
        </w:rPr>
        <w:t xml:space="preserve"> </w:t>
      </w:r>
      <w:r>
        <w:t xml:space="preserve">Change </w:t>
      </w:r>
      <w:r>
        <w:rPr>
          <w:spacing w:val="-1"/>
        </w:rPr>
        <w:t>Management</w:t>
      </w:r>
      <w:bookmarkEnd w:id="49"/>
    </w:p>
    <w:p w14:paraId="2D9C0AC4" w14:textId="360E5B94" w:rsidR="005A76DC" w:rsidRPr="00F640F9" w:rsidRDefault="00E367D3" w:rsidP="00F640F9">
      <w:pPr>
        <w:pStyle w:val="BodyText"/>
      </w:pPr>
      <w:r w:rsidRPr="00F640F9">
        <w:t xml:space="preserve">The </w:t>
      </w:r>
      <w:hyperlink r:id="rId22">
        <w:r w:rsidRPr="00F640F9">
          <w:t>program change request process i</w:t>
        </w:r>
      </w:hyperlink>
      <w:r w:rsidRPr="00F640F9">
        <w:t xml:space="preserve">s implemented through the </w:t>
      </w:r>
      <w:r w:rsidR="0076048E" w:rsidRPr="00F640F9">
        <w:t>Jira</w:t>
      </w:r>
      <w:r w:rsidR="00D37F62" w:rsidRPr="00F640F9">
        <w:t xml:space="preserve"> </w:t>
      </w:r>
      <w:r w:rsidR="00F640F9" w:rsidRPr="00F640F9">
        <w:t xml:space="preserve">Software </w:t>
      </w:r>
      <w:r w:rsidRPr="00F640F9">
        <w:t>Tool</w:t>
      </w:r>
      <w:r w:rsidR="00D37F62" w:rsidRPr="00F640F9">
        <w:t>.</w:t>
      </w:r>
      <w:r w:rsidR="00D005FA" w:rsidRPr="00F640F9" w:rsidDel="00D005FA">
        <w:t xml:space="preserve"> </w:t>
      </w:r>
      <w:r w:rsidR="00D005FA" w:rsidRPr="00F640F9">
        <w:t>C</w:t>
      </w:r>
      <w:r w:rsidRPr="00F640F9">
        <w:t xml:space="preserve">hanges to the program baseline including requirement updates, technical detail changes, and the schedule </w:t>
      </w:r>
      <w:r w:rsidR="008924E8" w:rsidRPr="00F640F9">
        <w:t xml:space="preserve">are </w:t>
      </w:r>
      <w:r w:rsidRPr="00F640F9">
        <w:t>maintained by the program members. Change management provides a common process for documenting, evaluating, and resolving the proposed changes once the program is committed and facilitates communication about the requested change between key stakeholders.</w:t>
      </w:r>
    </w:p>
    <w:p w14:paraId="5655BECB" w14:textId="40D008CC" w:rsidR="00D005FA" w:rsidRPr="00F640F9" w:rsidRDefault="00D005FA" w:rsidP="00F640F9">
      <w:pPr>
        <w:pStyle w:val="BodyText"/>
      </w:pPr>
      <w:r w:rsidRPr="00F640F9">
        <w:t xml:space="preserve">Change requests pertaining to </w:t>
      </w:r>
      <w:r w:rsidR="008924E8" w:rsidRPr="00F640F9">
        <w:t>a VxWorks</w:t>
      </w:r>
      <w:r w:rsidRPr="00F640F9">
        <w:t xml:space="preserve"> program are presented and reviewed as a standing agenda item in the weekly Product meeting. Decisions are archived in meeting records.</w:t>
      </w:r>
    </w:p>
    <w:p w14:paraId="3285576D" w14:textId="17C0FC7A" w:rsidR="005A76DC" w:rsidRPr="00F640F9" w:rsidRDefault="00D37F62" w:rsidP="00F640F9">
      <w:pPr>
        <w:pStyle w:val="BodyText"/>
      </w:pPr>
      <w:r w:rsidRPr="00F640F9">
        <w:t xml:space="preserve">At the end of each sprint during Feature development, the Feature </w:t>
      </w:r>
      <w:r w:rsidR="0076048E" w:rsidRPr="00F640F9">
        <w:t xml:space="preserve">may be </w:t>
      </w:r>
      <w:r w:rsidRPr="00F640F9">
        <w:t xml:space="preserve">reviewed by the Product owner and </w:t>
      </w:r>
      <w:r w:rsidR="0076048E" w:rsidRPr="00F640F9">
        <w:t>Scrum</w:t>
      </w:r>
      <w:r w:rsidRPr="00F640F9">
        <w:t xml:space="preserve"> team.  That review can cause new detailed requirements to be added and additional development tasks to be added to the Feature. </w:t>
      </w:r>
    </w:p>
    <w:p w14:paraId="53906591" w14:textId="77777777" w:rsidR="005A76DC" w:rsidRDefault="00E367D3" w:rsidP="008372A4">
      <w:pPr>
        <w:pStyle w:val="HeadingA2"/>
        <w:rPr>
          <w:rFonts w:cs="Arial"/>
          <w:szCs w:val="28"/>
        </w:rPr>
      </w:pPr>
      <w:bookmarkStart w:id="50" w:name="_bookmark22"/>
      <w:bookmarkStart w:id="51" w:name="_Toc40266471"/>
      <w:bookmarkEnd w:id="50"/>
      <w:r>
        <w:rPr>
          <w:spacing w:val="-1"/>
        </w:rPr>
        <w:t>Program</w:t>
      </w:r>
      <w:r>
        <w:rPr>
          <w:spacing w:val="-4"/>
        </w:rPr>
        <w:t xml:space="preserve"> </w:t>
      </w:r>
      <w:r>
        <w:t xml:space="preserve">Monitoring </w:t>
      </w:r>
      <w:r>
        <w:rPr>
          <w:spacing w:val="-1"/>
        </w:rPr>
        <w:t>and</w:t>
      </w:r>
      <w:r>
        <w:rPr>
          <w:spacing w:val="1"/>
        </w:rPr>
        <w:t xml:space="preserve"> </w:t>
      </w:r>
      <w:r>
        <w:t>Operational</w:t>
      </w:r>
      <w:r>
        <w:rPr>
          <w:spacing w:val="1"/>
        </w:rPr>
        <w:t xml:space="preserve"> </w:t>
      </w:r>
      <w:r>
        <w:t>Controls</w:t>
      </w:r>
      <w:bookmarkEnd w:id="51"/>
    </w:p>
    <w:p w14:paraId="65954A75" w14:textId="77777777" w:rsidR="001E66F9" w:rsidRDefault="00E367D3" w:rsidP="00F640F9">
      <w:pPr>
        <w:pStyle w:val="BodyText"/>
        <w:spacing w:before="0" w:line="250" w:lineRule="auto"/>
        <w:ind w:right="113"/>
      </w:pPr>
      <w:r w:rsidRPr="00F640F9">
        <w:t>Program operational review meetings with all VxWorks product leads occur every week. Program changes for content (requirements), dates, or any criteria expectations must be approved at this meeting. The status and measurement activities are reviewed at this meeting, along with the quality review</w:t>
      </w:r>
      <w:r w:rsidR="001E66F9" w:rsidRPr="00F640F9">
        <w:t>.  Each VxWorks program has its own dashboard</w:t>
      </w:r>
      <w:r w:rsidR="001E66F9">
        <w:rPr>
          <w:spacing w:val="-3"/>
        </w:rPr>
        <w:t xml:space="preserve"> </w:t>
      </w:r>
      <w:r w:rsidR="001E66F9">
        <w:t>where</w:t>
      </w:r>
      <w:r w:rsidR="001E66F9">
        <w:rPr>
          <w:spacing w:val="-4"/>
        </w:rPr>
        <w:t xml:space="preserve"> </w:t>
      </w:r>
      <w:r w:rsidR="001E66F9">
        <w:t>program</w:t>
      </w:r>
      <w:r w:rsidR="001E66F9">
        <w:rPr>
          <w:spacing w:val="-6"/>
        </w:rPr>
        <w:t xml:space="preserve"> </w:t>
      </w:r>
      <w:r w:rsidR="001E66F9">
        <w:t>status</w:t>
      </w:r>
      <w:r w:rsidR="001E66F9">
        <w:rPr>
          <w:spacing w:val="-6"/>
        </w:rPr>
        <w:t xml:space="preserve"> </w:t>
      </w:r>
      <w:r w:rsidR="001E66F9">
        <w:t>and</w:t>
      </w:r>
      <w:r w:rsidR="001E66F9">
        <w:rPr>
          <w:spacing w:val="-4"/>
        </w:rPr>
        <w:t xml:space="preserve"> </w:t>
      </w:r>
      <w:r w:rsidR="001E66F9">
        <w:t>evidence</w:t>
      </w:r>
      <w:r w:rsidR="001E66F9">
        <w:rPr>
          <w:spacing w:val="-6"/>
        </w:rPr>
        <w:t xml:space="preserve"> </w:t>
      </w:r>
      <w:r w:rsidR="001E66F9">
        <w:t>are</w:t>
      </w:r>
      <w:r w:rsidR="001E66F9">
        <w:rPr>
          <w:spacing w:val="48"/>
          <w:w w:val="99"/>
        </w:rPr>
        <w:t xml:space="preserve"> </w:t>
      </w:r>
      <w:r w:rsidR="001E66F9">
        <w:rPr>
          <w:spacing w:val="-1"/>
        </w:rPr>
        <w:t>found.</w:t>
      </w:r>
    </w:p>
    <w:p w14:paraId="45DF6490" w14:textId="33EA753B" w:rsidR="00E4440F" w:rsidRDefault="00E4440F">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68CF9C54" w14:textId="77777777" w:rsidR="005A76DC" w:rsidRDefault="007B38BD" w:rsidP="008372A4">
      <w:pPr>
        <w:pStyle w:val="HeadingA1"/>
        <w:rPr>
          <w:rFonts w:cs="Arial"/>
          <w:szCs w:val="52"/>
        </w:rPr>
      </w:pPr>
      <w:bookmarkStart w:id="52" w:name="_Toc40266472"/>
      <w:r>
        <w:lastRenderedPageBreak/>
        <w:t>V</w:t>
      </w:r>
      <w:r w:rsidR="008924E8">
        <w:t>x</w:t>
      </w:r>
      <w:r>
        <w:t>Works Tailored Process</w:t>
      </w:r>
      <w:bookmarkEnd w:id="52"/>
    </w:p>
    <w:p w14:paraId="19E4C78D" w14:textId="02C9E088" w:rsidR="005A76DC" w:rsidRDefault="00E367D3" w:rsidP="007D10F1">
      <w:pPr>
        <w:pStyle w:val="BodyText"/>
        <w:spacing w:before="342" w:line="250" w:lineRule="auto"/>
        <w:ind w:right="395"/>
      </w:pPr>
      <w:r w:rsidRPr="007D10F1">
        <w:t xml:space="preserve">The VxWorks team has developed a tailored </w:t>
      </w:r>
      <w:r w:rsidR="007B38BD" w:rsidRPr="007D10F1">
        <w:t xml:space="preserve">Agile </w:t>
      </w:r>
      <w:r w:rsidRPr="007D10F1">
        <w:t xml:space="preserve">process that works in conjunction with the processes described previously in this document. The information in this section describes how that methodology fits within the rest of the </w:t>
      </w:r>
      <w:r w:rsidR="00F0714B" w:rsidRPr="007D10F1">
        <w:t xml:space="preserve">Software Development Process </w:t>
      </w:r>
      <w:r w:rsidRPr="007D10F1">
        <w:t>and provides some additional details on development activities</w:t>
      </w:r>
      <w:r>
        <w:t>.</w:t>
      </w:r>
    </w:p>
    <w:p w14:paraId="2FF38D85" w14:textId="1783720B" w:rsidR="005A76DC" w:rsidRPr="00F20703" w:rsidRDefault="00E367D3" w:rsidP="008372A4">
      <w:pPr>
        <w:pStyle w:val="HeadingA2"/>
      </w:pPr>
      <w:bookmarkStart w:id="53" w:name="_Toc40266473"/>
      <w:r>
        <w:t>Objectives</w:t>
      </w:r>
      <w:bookmarkEnd w:id="53"/>
    </w:p>
    <w:p w14:paraId="6DE54F34" w14:textId="77777777" w:rsidR="005A76DC" w:rsidRPr="007D10F1" w:rsidRDefault="00E367D3" w:rsidP="007D10F1">
      <w:pPr>
        <w:pStyle w:val="BodyText"/>
      </w:pPr>
      <w:r w:rsidRPr="007D10F1">
        <w:t>Objectives of the model are as follows:</w:t>
      </w:r>
    </w:p>
    <w:p w14:paraId="111C8105" w14:textId="76FCC323" w:rsidR="005A76DC" w:rsidRDefault="00E367D3" w:rsidP="00362AF0">
      <w:pPr>
        <w:pStyle w:val="BulletA2"/>
        <w:numPr>
          <w:ilvl w:val="2"/>
          <w:numId w:val="2"/>
        </w:numPr>
      </w:pPr>
      <w:r>
        <w:t>Provide</w:t>
      </w:r>
      <w:r>
        <w:rPr>
          <w:spacing w:val="-8"/>
        </w:rPr>
        <w:t xml:space="preserve"> </w:t>
      </w:r>
      <w:r>
        <w:t>near</w:t>
      </w:r>
      <w:r>
        <w:rPr>
          <w:spacing w:val="-7"/>
        </w:rPr>
        <w:t xml:space="preserve"> </w:t>
      </w:r>
      <w:r>
        <w:t>term</w:t>
      </w:r>
      <w:r>
        <w:rPr>
          <w:spacing w:val="-5"/>
        </w:rPr>
        <w:t xml:space="preserve"> </w:t>
      </w:r>
      <w:r>
        <w:rPr>
          <w:spacing w:val="-1"/>
        </w:rPr>
        <w:t>focus</w:t>
      </w:r>
      <w:r>
        <w:rPr>
          <w:spacing w:val="-6"/>
        </w:rPr>
        <w:t xml:space="preserve"> </w:t>
      </w:r>
      <w:r>
        <w:rPr>
          <w:spacing w:val="1"/>
        </w:rPr>
        <w:t>to</w:t>
      </w:r>
      <w:r>
        <w:rPr>
          <w:spacing w:val="-7"/>
        </w:rPr>
        <w:t xml:space="preserve"> </w:t>
      </w:r>
      <w:r>
        <w:rPr>
          <w:spacing w:val="1"/>
        </w:rPr>
        <w:t>the</w:t>
      </w:r>
      <w:r>
        <w:rPr>
          <w:spacing w:val="-6"/>
        </w:rPr>
        <w:t xml:space="preserve"> </w:t>
      </w:r>
      <w:r>
        <w:rPr>
          <w:spacing w:val="-1"/>
        </w:rPr>
        <w:t>development</w:t>
      </w:r>
      <w:r>
        <w:rPr>
          <w:spacing w:val="-7"/>
        </w:rPr>
        <w:t xml:space="preserve"> </w:t>
      </w:r>
      <w:r>
        <w:t>team</w:t>
      </w:r>
      <w:r>
        <w:rPr>
          <w:spacing w:val="-5"/>
        </w:rPr>
        <w:t xml:space="preserve"> </w:t>
      </w:r>
      <w:r>
        <w:t>(</w:t>
      </w:r>
      <w:r w:rsidR="007B38BD">
        <w:t>sprints</w:t>
      </w:r>
      <w:r>
        <w:t>)</w:t>
      </w:r>
    </w:p>
    <w:p w14:paraId="0D8E4B80" w14:textId="77777777" w:rsidR="005A76DC" w:rsidRDefault="00E367D3" w:rsidP="00362AF0">
      <w:pPr>
        <w:pStyle w:val="BulletA2"/>
        <w:numPr>
          <w:ilvl w:val="2"/>
          <w:numId w:val="2"/>
        </w:numPr>
      </w:pPr>
      <w:r>
        <w:t>Allow</w:t>
      </w:r>
      <w:r>
        <w:rPr>
          <w:spacing w:val="-7"/>
        </w:rPr>
        <w:t xml:space="preserve"> </w:t>
      </w:r>
      <w:r>
        <w:rPr>
          <w:spacing w:val="-1"/>
        </w:rPr>
        <w:t>for</w:t>
      </w:r>
      <w:r>
        <w:rPr>
          <w:spacing w:val="-9"/>
        </w:rPr>
        <w:t xml:space="preserve"> </w:t>
      </w:r>
      <w:r>
        <w:t>continuous</w:t>
      </w:r>
      <w:r>
        <w:rPr>
          <w:spacing w:val="-8"/>
        </w:rPr>
        <w:t xml:space="preserve"> </w:t>
      </w:r>
      <w:r>
        <w:t>integration</w:t>
      </w:r>
      <w:r>
        <w:rPr>
          <w:spacing w:val="-6"/>
        </w:rPr>
        <w:t xml:space="preserve"> </w:t>
      </w:r>
      <w:r>
        <w:t>and</w:t>
      </w:r>
      <w:r>
        <w:rPr>
          <w:spacing w:val="-6"/>
        </w:rPr>
        <w:t xml:space="preserve"> </w:t>
      </w:r>
      <w:r>
        <w:rPr>
          <w:spacing w:val="-1"/>
        </w:rPr>
        <w:t>testing</w:t>
      </w:r>
      <w:r>
        <w:rPr>
          <w:spacing w:val="-6"/>
        </w:rPr>
        <w:t xml:space="preserve"> </w:t>
      </w:r>
      <w:r>
        <w:t>including:</w:t>
      </w:r>
    </w:p>
    <w:p w14:paraId="26F32732" w14:textId="006327DC" w:rsidR="005A76DC" w:rsidRDefault="00E367D3" w:rsidP="00362AF0">
      <w:pPr>
        <w:pStyle w:val="BulletA2"/>
        <w:numPr>
          <w:ilvl w:val="3"/>
          <w:numId w:val="2"/>
        </w:numPr>
      </w:pPr>
      <w:r>
        <w:t>Nightly</w:t>
      </w:r>
      <w:r>
        <w:rPr>
          <w:spacing w:val="-10"/>
        </w:rPr>
        <w:t xml:space="preserve"> </w:t>
      </w:r>
      <w:r>
        <w:t>builds</w:t>
      </w:r>
      <w:r>
        <w:rPr>
          <w:spacing w:val="-7"/>
        </w:rPr>
        <w:t xml:space="preserve"> </w:t>
      </w:r>
      <w:r>
        <w:t>and</w:t>
      </w:r>
      <w:r>
        <w:rPr>
          <w:spacing w:val="-6"/>
        </w:rPr>
        <w:t xml:space="preserve"> </w:t>
      </w:r>
      <w:r>
        <w:rPr>
          <w:spacing w:val="-1"/>
        </w:rPr>
        <w:t>testing</w:t>
      </w:r>
    </w:p>
    <w:p w14:paraId="59337DC2" w14:textId="5CBCB374" w:rsidR="005A76DC" w:rsidRDefault="00E367D3" w:rsidP="00362AF0">
      <w:pPr>
        <w:pStyle w:val="BulletA2"/>
        <w:numPr>
          <w:ilvl w:val="3"/>
          <w:numId w:val="2"/>
        </w:numPr>
      </w:pPr>
      <w:r>
        <w:t>Ability</w:t>
      </w:r>
      <w:r>
        <w:rPr>
          <w:spacing w:val="-6"/>
        </w:rPr>
        <w:t xml:space="preserve"> </w:t>
      </w:r>
      <w:r>
        <w:rPr>
          <w:spacing w:val="1"/>
        </w:rPr>
        <w:t>to</w:t>
      </w:r>
      <w:r>
        <w:rPr>
          <w:spacing w:val="-6"/>
        </w:rPr>
        <w:t xml:space="preserve"> </w:t>
      </w:r>
      <w:r>
        <w:t>shorten</w:t>
      </w:r>
      <w:r>
        <w:rPr>
          <w:spacing w:val="-3"/>
        </w:rPr>
        <w:t xml:space="preserve"> </w:t>
      </w:r>
      <w:r>
        <w:rPr>
          <w:spacing w:val="1"/>
        </w:rPr>
        <w:t>the</w:t>
      </w:r>
      <w:r>
        <w:rPr>
          <w:spacing w:val="-5"/>
        </w:rPr>
        <w:t xml:space="preserve"> </w:t>
      </w:r>
      <w:r>
        <w:t>test</w:t>
      </w:r>
      <w:r>
        <w:rPr>
          <w:spacing w:val="-6"/>
        </w:rPr>
        <w:t xml:space="preserve"> </w:t>
      </w:r>
      <w:r>
        <w:t>cycle</w:t>
      </w:r>
      <w:r>
        <w:rPr>
          <w:spacing w:val="-6"/>
        </w:rPr>
        <w:t xml:space="preserve"> </w:t>
      </w:r>
      <w:r>
        <w:t>and</w:t>
      </w:r>
      <w:r>
        <w:rPr>
          <w:spacing w:val="-4"/>
        </w:rPr>
        <w:t xml:space="preserve"> </w:t>
      </w:r>
      <w:r>
        <w:t>overall</w:t>
      </w:r>
      <w:r>
        <w:rPr>
          <w:spacing w:val="-5"/>
        </w:rPr>
        <w:t xml:space="preserve"> </w:t>
      </w:r>
      <w:r>
        <w:t>release</w:t>
      </w:r>
      <w:r>
        <w:rPr>
          <w:spacing w:val="-7"/>
        </w:rPr>
        <w:t xml:space="preserve"> </w:t>
      </w:r>
      <w:r>
        <w:t>cycle</w:t>
      </w:r>
    </w:p>
    <w:p w14:paraId="4E3D3FC2" w14:textId="65D12D19" w:rsidR="007D10F1" w:rsidRDefault="007D10F1" w:rsidP="00362AF0">
      <w:pPr>
        <w:pStyle w:val="BulletA2"/>
        <w:numPr>
          <w:ilvl w:val="3"/>
          <w:numId w:val="2"/>
        </w:numPr>
      </w:pPr>
      <w:r>
        <w:t>Improve product quality</w:t>
      </w:r>
    </w:p>
    <w:p w14:paraId="027C3151" w14:textId="61A29535" w:rsidR="005A76DC" w:rsidRDefault="007B38BD" w:rsidP="00362AF0">
      <w:pPr>
        <w:pStyle w:val="BulletA2"/>
        <w:numPr>
          <w:ilvl w:val="2"/>
          <w:numId w:val="2"/>
        </w:numPr>
      </w:pPr>
      <w:r>
        <w:t xml:space="preserve">Availability of Early Access </w:t>
      </w:r>
      <w:r w:rsidR="00431FC1">
        <w:t>o</w:t>
      </w:r>
      <w:r>
        <w:t>n an ongoing basis</w:t>
      </w:r>
      <w:r w:rsidR="007025DF">
        <w:t>:</w:t>
      </w:r>
    </w:p>
    <w:p w14:paraId="717CA46C" w14:textId="4C9AFC1B" w:rsidR="005A76DC" w:rsidRDefault="00E367D3" w:rsidP="00362AF0">
      <w:pPr>
        <w:pStyle w:val="BulletA2"/>
        <w:numPr>
          <w:ilvl w:val="3"/>
          <w:numId w:val="2"/>
        </w:numPr>
      </w:pPr>
      <w:r>
        <w:t>A</w:t>
      </w:r>
      <w:r>
        <w:rPr>
          <w:spacing w:val="-7"/>
        </w:rPr>
        <w:t xml:space="preserve"> </w:t>
      </w:r>
      <w:r>
        <w:t>prerelease</w:t>
      </w:r>
      <w:r>
        <w:rPr>
          <w:spacing w:val="-6"/>
        </w:rPr>
        <w:t xml:space="preserve"> </w:t>
      </w:r>
      <w:r>
        <w:rPr>
          <w:spacing w:val="-1"/>
        </w:rPr>
        <w:t xml:space="preserve">version </w:t>
      </w:r>
      <w:r>
        <w:t>of</w:t>
      </w:r>
      <w:r>
        <w:rPr>
          <w:spacing w:val="-7"/>
        </w:rPr>
        <w:t xml:space="preserve"> </w:t>
      </w:r>
      <w:r>
        <w:rPr>
          <w:spacing w:val="1"/>
        </w:rPr>
        <w:t>the</w:t>
      </w:r>
      <w:r>
        <w:rPr>
          <w:spacing w:val="-6"/>
        </w:rPr>
        <w:t xml:space="preserve"> </w:t>
      </w:r>
      <w:r>
        <w:t>software</w:t>
      </w:r>
      <w:r>
        <w:rPr>
          <w:spacing w:val="-4"/>
        </w:rPr>
        <w:t xml:space="preserve"> </w:t>
      </w:r>
      <w:r>
        <w:t>that</w:t>
      </w:r>
      <w:r>
        <w:rPr>
          <w:spacing w:val="-5"/>
        </w:rPr>
        <w:t xml:space="preserve"> </w:t>
      </w:r>
      <w:r>
        <w:t>can</w:t>
      </w:r>
      <w:r>
        <w:rPr>
          <w:spacing w:val="-3"/>
        </w:rPr>
        <w:t xml:space="preserve"> </w:t>
      </w:r>
      <w:r>
        <w:t>be</w:t>
      </w:r>
      <w:r>
        <w:rPr>
          <w:spacing w:val="-6"/>
        </w:rPr>
        <w:t xml:space="preserve"> </w:t>
      </w:r>
      <w:r>
        <w:t>used</w:t>
      </w:r>
      <w:r>
        <w:rPr>
          <w:spacing w:val="-4"/>
        </w:rPr>
        <w:t xml:space="preserve"> </w:t>
      </w:r>
      <w:r>
        <w:t>to</w:t>
      </w:r>
      <w:r>
        <w:rPr>
          <w:spacing w:val="-3"/>
        </w:rPr>
        <w:t xml:space="preserve"> </w:t>
      </w:r>
      <w:r>
        <w:t>evaluate</w:t>
      </w:r>
      <w:r>
        <w:rPr>
          <w:spacing w:val="-6"/>
        </w:rPr>
        <w:t xml:space="preserve"> </w:t>
      </w:r>
      <w:r>
        <w:t>new</w:t>
      </w:r>
      <w:r>
        <w:rPr>
          <w:spacing w:val="-5"/>
        </w:rPr>
        <w:t xml:space="preserve"> </w:t>
      </w:r>
      <w:r>
        <w:t>features</w:t>
      </w:r>
    </w:p>
    <w:p w14:paraId="55BCC5B0" w14:textId="07DED8DF" w:rsidR="005A76DC" w:rsidRDefault="00E367D3" w:rsidP="00362AF0">
      <w:pPr>
        <w:pStyle w:val="BulletA2"/>
        <w:numPr>
          <w:ilvl w:val="3"/>
          <w:numId w:val="2"/>
        </w:numPr>
      </w:pPr>
      <w:r>
        <w:t>Ease</w:t>
      </w:r>
      <w:r>
        <w:rPr>
          <w:spacing w:val="-9"/>
        </w:rPr>
        <w:t xml:space="preserve"> </w:t>
      </w:r>
      <w:r>
        <w:t>internal</w:t>
      </w:r>
      <w:r>
        <w:rPr>
          <w:spacing w:val="-5"/>
        </w:rPr>
        <w:t xml:space="preserve"> </w:t>
      </w:r>
      <w:r>
        <w:t>enablement</w:t>
      </w:r>
      <w:r>
        <w:rPr>
          <w:spacing w:val="-6"/>
        </w:rPr>
        <w:t xml:space="preserve"> </w:t>
      </w:r>
      <w:r>
        <w:rPr>
          <w:spacing w:val="-1"/>
        </w:rPr>
        <w:t>(for</w:t>
      </w:r>
      <w:r>
        <w:rPr>
          <w:spacing w:val="-5"/>
        </w:rPr>
        <w:t xml:space="preserve"> </w:t>
      </w:r>
      <w:r>
        <w:t>PM,</w:t>
      </w:r>
      <w:r>
        <w:rPr>
          <w:spacing w:val="-5"/>
        </w:rPr>
        <w:t xml:space="preserve"> </w:t>
      </w:r>
      <w:r>
        <w:rPr>
          <w:spacing w:val="-1"/>
        </w:rPr>
        <w:t>sales,</w:t>
      </w:r>
      <w:r>
        <w:rPr>
          <w:spacing w:val="-6"/>
        </w:rPr>
        <w:t xml:space="preserve"> </w:t>
      </w:r>
      <w:r>
        <w:t>and</w:t>
      </w:r>
      <w:r>
        <w:rPr>
          <w:spacing w:val="-4"/>
        </w:rPr>
        <w:t xml:space="preserve"> </w:t>
      </w:r>
      <w:r>
        <w:t>support)</w:t>
      </w:r>
      <w:r>
        <w:rPr>
          <w:spacing w:val="-7"/>
        </w:rPr>
        <w:t xml:space="preserve"> </w:t>
      </w:r>
      <w:r>
        <w:rPr>
          <w:spacing w:val="1"/>
        </w:rPr>
        <w:t>by</w:t>
      </w:r>
      <w:r>
        <w:rPr>
          <w:spacing w:val="-9"/>
        </w:rPr>
        <w:t xml:space="preserve"> </w:t>
      </w:r>
      <w:r>
        <w:t>providing</w:t>
      </w:r>
      <w:r>
        <w:rPr>
          <w:spacing w:val="-5"/>
        </w:rPr>
        <w:t xml:space="preserve"> </w:t>
      </w:r>
      <w:r>
        <w:t>early</w:t>
      </w:r>
      <w:r>
        <w:rPr>
          <w:spacing w:val="-9"/>
        </w:rPr>
        <w:t xml:space="preserve"> </w:t>
      </w:r>
      <w:r>
        <w:t>access</w:t>
      </w:r>
      <w:r>
        <w:rPr>
          <w:spacing w:val="36"/>
          <w:w w:val="99"/>
        </w:rPr>
        <w:t xml:space="preserve"> </w:t>
      </w:r>
      <w:r>
        <w:t>to</w:t>
      </w:r>
      <w:r>
        <w:rPr>
          <w:spacing w:val="-7"/>
        </w:rPr>
        <w:t xml:space="preserve"> </w:t>
      </w:r>
      <w:r>
        <w:t>the</w:t>
      </w:r>
      <w:r>
        <w:rPr>
          <w:spacing w:val="-6"/>
        </w:rPr>
        <w:t xml:space="preserve"> </w:t>
      </w:r>
      <w:r w:rsidR="007D10F1">
        <w:rPr>
          <w:spacing w:val="-1"/>
        </w:rPr>
        <w:t>f</w:t>
      </w:r>
      <w:r w:rsidR="00F0714B">
        <w:rPr>
          <w:spacing w:val="-1"/>
        </w:rPr>
        <w:t>eatures</w:t>
      </w:r>
    </w:p>
    <w:p w14:paraId="45F8C47C" w14:textId="01FE8ECA" w:rsidR="005A76DC" w:rsidRDefault="00E367D3" w:rsidP="00362AF0">
      <w:pPr>
        <w:pStyle w:val="BulletA2"/>
        <w:numPr>
          <w:ilvl w:val="3"/>
          <w:numId w:val="2"/>
        </w:numPr>
      </w:pPr>
      <w:r>
        <w:t>Confirm</w:t>
      </w:r>
      <w:r>
        <w:rPr>
          <w:spacing w:val="-9"/>
        </w:rPr>
        <w:t xml:space="preserve"> </w:t>
      </w:r>
      <w:r>
        <w:t>better</w:t>
      </w:r>
      <w:r>
        <w:rPr>
          <w:spacing w:val="-7"/>
        </w:rPr>
        <w:t xml:space="preserve"> </w:t>
      </w:r>
      <w:r>
        <w:t>alignment</w:t>
      </w:r>
      <w:r>
        <w:rPr>
          <w:spacing w:val="-5"/>
        </w:rPr>
        <w:t xml:space="preserve"> </w:t>
      </w:r>
      <w:r>
        <w:t>with</w:t>
      </w:r>
      <w:r>
        <w:rPr>
          <w:spacing w:val="-4"/>
        </w:rPr>
        <w:t xml:space="preserve"> </w:t>
      </w:r>
      <w:r>
        <w:t>customer</w:t>
      </w:r>
      <w:r>
        <w:rPr>
          <w:spacing w:val="-6"/>
        </w:rPr>
        <w:t xml:space="preserve"> </w:t>
      </w:r>
      <w:r>
        <w:t>expectations</w:t>
      </w:r>
      <w:r>
        <w:rPr>
          <w:spacing w:val="-7"/>
        </w:rPr>
        <w:t xml:space="preserve"> </w:t>
      </w:r>
      <w:r>
        <w:t>and</w:t>
      </w:r>
      <w:r>
        <w:rPr>
          <w:spacing w:val="-6"/>
        </w:rPr>
        <w:t xml:space="preserve"> </w:t>
      </w:r>
      <w:r>
        <w:t>help</w:t>
      </w:r>
      <w:r>
        <w:rPr>
          <w:spacing w:val="-5"/>
        </w:rPr>
        <w:t xml:space="preserve"> </w:t>
      </w:r>
      <w:r>
        <w:t>develop</w:t>
      </w:r>
      <w:r>
        <w:rPr>
          <w:spacing w:val="51"/>
          <w:w w:val="99"/>
        </w:rPr>
        <w:t xml:space="preserve"> </w:t>
      </w:r>
      <w:r>
        <w:t>partnerships</w:t>
      </w:r>
    </w:p>
    <w:p w14:paraId="220A12AC" w14:textId="3D8CFD2D" w:rsidR="005A76DC" w:rsidRDefault="00E367D3" w:rsidP="00362AF0">
      <w:pPr>
        <w:pStyle w:val="BulletA2"/>
        <w:numPr>
          <w:ilvl w:val="3"/>
          <w:numId w:val="2"/>
        </w:numPr>
      </w:pPr>
      <w:r>
        <w:rPr>
          <w:spacing w:val="-1"/>
        </w:rPr>
        <w:t>Create</w:t>
      </w:r>
      <w:r>
        <w:rPr>
          <w:spacing w:val="-6"/>
        </w:rPr>
        <w:t xml:space="preserve"> </w:t>
      </w:r>
      <w:r>
        <w:t>early</w:t>
      </w:r>
      <w:r>
        <w:rPr>
          <w:spacing w:val="-8"/>
        </w:rPr>
        <w:t xml:space="preserve"> </w:t>
      </w:r>
      <w:r>
        <w:t>interest</w:t>
      </w:r>
      <w:r>
        <w:rPr>
          <w:spacing w:val="-5"/>
        </w:rPr>
        <w:t xml:space="preserve"> </w:t>
      </w:r>
      <w:r>
        <w:t>in</w:t>
      </w:r>
      <w:r>
        <w:rPr>
          <w:spacing w:val="-5"/>
        </w:rPr>
        <w:t xml:space="preserve"> </w:t>
      </w:r>
      <w:r>
        <w:t>the</w:t>
      </w:r>
      <w:r>
        <w:rPr>
          <w:spacing w:val="-7"/>
        </w:rPr>
        <w:t xml:space="preserve"> </w:t>
      </w:r>
      <w:r>
        <w:t>product</w:t>
      </w:r>
      <w:r>
        <w:rPr>
          <w:spacing w:val="-6"/>
        </w:rPr>
        <w:t xml:space="preserve"> </w:t>
      </w:r>
      <w:r>
        <w:rPr>
          <w:spacing w:val="-1"/>
        </w:rPr>
        <w:t>capabilities</w:t>
      </w:r>
      <w:bookmarkStart w:id="54" w:name="_bookmark25"/>
      <w:bookmarkStart w:id="55" w:name="_bookmark26"/>
      <w:bookmarkEnd w:id="54"/>
      <w:bookmarkEnd w:id="55"/>
    </w:p>
    <w:p w14:paraId="777B0CA6" w14:textId="4884EF43" w:rsidR="005A76DC" w:rsidRDefault="000F4A95" w:rsidP="008372A4">
      <w:pPr>
        <w:pStyle w:val="HeadingA2"/>
      </w:pPr>
      <w:bookmarkStart w:id="56" w:name="_Toc40266474"/>
      <w:r>
        <w:rPr>
          <w:spacing w:val="-1"/>
        </w:rPr>
        <w:t>Selected for Development</w:t>
      </w:r>
      <w:r w:rsidR="001C7D9D">
        <w:rPr>
          <w:spacing w:val="-1"/>
        </w:rPr>
        <w:t xml:space="preserve"> Phase</w:t>
      </w:r>
      <w:bookmarkEnd w:id="56"/>
    </w:p>
    <w:p w14:paraId="31C9427E" w14:textId="1CA5E5C4" w:rsidR="005A76DC" w:rsidRDefault="000F4A95" w:rsidP="000F4A95">
      <w:pPr>
        <w:pStyle w:val="BodyText"/>
        <w:spacing w:before="0"/>
      </w:pPr>
      <w:r>
        <w:t xml:space="preserve">To reach the POR gate, several iterations (i.e. Sprints) may be required to investigate and breakdown a feature.  The following activities may occur over the span of this phase, and may continue into the </w:t>
      </w:r>
      <w:proofErr w:type="gramStart"/>
      <w:r>
        <w:t>In Progress</w:t>
      </w:r>
      <w:proofErr w:type="gramEnd"/>
      <w:r>
        <w:t xml:space="preserve"> phase:</w:t>
      </w:r>
    </w:p>
    <w:p w14:paraId="110896AC" w14:textId="7018D12A" w:rsidR="005A76DC" w:rsidRDefault="001C7D9D" w:rsidP="00362AF0">
      <w:pPr>
        <w:pStyle w:val="BulletA2"/>
        <w:numPr>
          <w:ilvl w:val="2"/>
          <w:numId w:val="2"/>
        </w:numPr>
      </w:pPr>
      <w:r>
        <w:rPr>
          <w:spacing w:val="-1"/>
        </w:rPr>
        <w:t>Alignment of requirements with stakeholders (e.g. Product Manager, Architects, etc.)</w:t>
      </w:r>
    </w:p>
    <w:p w14:paraId="4D4A394D" w14:textId="750BC7D2" w:rsidR="005A76DC" w:rsidRDefault="001C7D9D" w:rsidP="00362AF0">
      <w:pPr>
        <w:pStyle w:val="BulletA2"/>
        <w:numPr>
          <w:ilvl w:val="2"/>
          <w:numId w:val="2"/>
        </w:numPr>
      </w:pPr>
      <w:r>
        <w:t>Identify key risk</w:t>
      </w:r>
    </w:p>
    <w:p w14:paraId="47D4EA47" w14:textId="12783328" w:rsidR="00A02048" w:rsidRDefault="001C7D9D" w:rsidP="00362AF0">
      <w:pPr>
        <w:pStyle w:val="BulletA2"/>
        <w:numPr>
          <w:ilvl w:val="2"/>
          <w:numId w:val="2"/>
        </w:numPr>
      </w:pPr>
      <w:r>
        <w:t>Creation of HLDs</w:t>
      </w:r>
    </w:p>
    <w:p w14:paraId="33850BED" w14:textId="015E4AD7" w:rsidR="005A76DC" w:rsidRPr="001C7D9D" w:rsidRDefault="001C7D9D" w:rsidP="00362AF0">
      <w:pPr>
        <w:pStyle w:val="BulletA2"/>
        <w:numPr>
          <w:ilvl w:val="2"/>
          <w:numId w:val="2"/>
        </w:numPr>
      </w:pPr>
      <w:r>
        <w:rPr>
          <w:spacing w:val="-1"/>
        </w:rPr>
        <w:t>Investigation into technical feasibility and prototyping</w:t>
      </w:r>
    </w:p>
    <w:p w14:paraId="1969C7AA" w14:textId="1B5C48DA" w:rsidR="001C7D9D" w:rsidRDefault="001C7D9D" w:rsidP="00362AF0">
      <w:pPr>
        <w:pStyle w:val="BulletA2"/>
        <w:numPr>
          <w:ilvl w:val="2"/>
          <w:numId w:val="2"/>
        </w:numPr>
      </w:pPr>
      <w:r>
        <w:rPr>
          <w:spacing w:val="-1"/>
        </w:rPr>
        <w:t>Iterative breakdown and planning of key work items</w:t>
      </w:r>
    </w:p>
    <w:p w14:paraId="685226C9" w14:textId="36420A6C" w:rsidR="001040DA" w:rsidRDefault="001C7D9D" w:rsidP="008372A4">
      <w:pPr>
        <w:pStyle w:val="HeadingA2"/>
      </w:pPr>
      <w:bookmarkStart w:id="57" w:name="_Toc40266475"/>
      <w:r>
        <w:t>In Progress</w:t>
      </w:r>
      <w:r w:rsidR="00A02048">
        <w:t xml:space="preserve"> </w:t>
      </w:r>
      <w:r w:rsidR="00E367D3" w:rsidRPr="001040DA">
        <w:t>Phase</w:t>
      </w:r>
      <w:bookmarkEnd w:id="57"/>
    </w:p>
    <w:p w14:paraId="1E96A7B4" w14:textId="6B1CDAC8" w:rsidR="001C7D9D" w:rsidRPr="001C7D9D" w:rsidRDefault="001C7D9D" w:rsidP="001C7D9D">
      <w:pPr>
        <w:pStyle w:val="BodyText"/>
      </w:pPr>
      <w:r>
        <w:t>Throughout the In-Progress phase development teams may iterate over several sub-phases including planning, implementation, testing, and stabilization.  These sub-phases allow the team to approach Feature delivery incrementally and adapt to change.</w:t>
      </w:r>
      <w:r w:rsidR="00C21F30">
        <w:t xml:space="preserve">  Detailed information on these sub-phases is captured in the </w:t>
      </w:r>
      <w:r w:rsidR="00C21F30" w:rsidRPr="00C21F30">
        <w:rPr>
          <w:i/>
          <w:iCs/>
        </w:rPr>
        <w:t>VxWorks Agile Program Lifecycle</w:t>
      </w:r>
      <w:r w:rsidR="00C21F30">
        <w:t>.</w:t>
      </w:r>
    </w:p>
    <w:p w14:paraId="4AE88D0B" w14:textId="5052E17A" w:rsidR="005A76DC" w:rsidRPr="001040DA" w:rsidRDefault="001040DA" w:rsidP="008372A4">
      <w:pPr>
        <w:pStyle w:val="HeadingA3"/>
        <w:rPr>
          <w:rFonts w:cs="Arial"/>
          <w:bCs/>
        </w:rPr>
      </w:pPr>
      <w:bookmarkStart w:id="58" w:name="_Toc40266476"/>
      <w:r>
        <w:rPr>
          <w:spacing w:val="-2"/>
        </w:rPr>
        <w:t>P</w:t>
      </w:r>
      <w:r w:rsidR="00E367D3" w:rsidRPr="001040DA">
        <w:t>lanning</w:t>
      </w:r>
      <w:r w:rsidR="002D2232">
        <w:t xml:space="preserve"> Sub-Phase</w:t>
      </w:r>
      <w:bookmarkEnd w:id="58"/>
    </w:p>
    <w:p w14:paraId="4A1A59FE" w14:textId="5957FC5C" w:rsidR="005A76DC" w:rsidRPr="001C7D9D" w:rsidRDefault="001C7D9D" w:rsidP="001C7D9D">
      <w:pPr>
        <w:pStyle w:val="BodyText"/>
      </w:pPr>
      <w:r>
        <w:t>The p</w:t>
      </w:r>
      <w:r w:rsidR="00E367D3" w:rsidRPr="001C7D9D">
        <w:t xml:space="preserve">lanning </w:t>
      </w:r>
      <w:r>
        <w:t>sub-phase (sometimes referred to as grooming) involves the following activities</w:t>
      </w:r>
      <w:r w:rsidR="00E367D3" w:rsidRPr="001C7D9D">
        <w:t>:</w:t>
      </w:r>
    </w:p>
    <w:p w14:paraId="6FFB37B1" w14:textId="624C6276" w:rsidR="005A76DC" w:rsidRDefault="00E367D3" w:rsidP="00362AF0">
      <w:pPr>
        <w:pStyle w:val="BulletA2"/>
        <w:numPr>
          <w:ilvl w:val="2"/>
          <w:numId w:val="2"/>
        </w:numPr>
      </w:pPr>
      <w:r w:rsidRPr="001C7D9D">
        <w:t>Identification of work items. (A work item is a demonstrable and working component of a feature or set of features)</w:t>
      </w:r>
    </w:p>
    <w:p w14:paraId="276A2555" w14:textId="5946457D" w:rsidR="001C7D9D" w:rsidRPr="001C7D9D" w:rsidRDefault="001C7D9D" w:rsidP="00362AF0">
      <w:pPr>
        <w:pStyle w:val="BulletA2"/>
        <w:numPr>
          <w:ilvl w:val="2"/>
          <w:numId w:val="2"/>
        </w:numPr>
      </w:pPr>
      <w:r>
        <w:lastRenderedPageBreak/>
        <w:t>Estimation of work items</w:t>
      </w:r>
    </w:p>
    <w:p w14:paraId="4219908B" w14:textId="4C0B8E3B" w:rsidR="005A76DC" w:rsidRDefault="00E367D3" w:rsidP="00362AF0">
      <w:pPr>
        <w:pStyle w:val="BulletA2"/>
        <w:numPr>
          <w:ilvl w:val="2"/>
          <w:numId w:val="2"/>
        </w:numPr>
      </w:pPr>
      <w:r w:rsidRPr="001C7D9D">
        <w:t xml:space="preserve">Re-validation of the </w:t>
      </w:r>
      <w:r w:rsidR="00D37F62" w:rsidRPr="001C7D9D">
        <w:t>Feature</w:t>
      </w:r>
      <w:r w:rsidR="007B38BD" w:rsidRPr="001C7D9D">
        <w:t xml:space="preserve"> </w:t>
      </w:r>
      <w:r w:rsidRPr="001C7D9D">
        <w:t>contents</w:t>
      </w:r>
    </w:p>
    <w:p w14:paraId="45C99B01" w14:textId="591385B9" w:rsidR="001C7D9D" w:rsidRDefault="001C7D9D" w:rsidP="00362AF0">
      <w:pPr>
        <w:pStyle w:val="BulletA2"/>
        <w:numPr>
          <w:ilvl w:val="2"/>
          <w:numId w:val="2"/>
        </w:numPr>
      </w:pPr>
      <w:r>
        <w:t>Iterative breakdown of previously identified work items</w:t>
      </w:r>
    </w:p>
    <w:p w14:paraId="5CFDE1B9" w14:textId="55E9E9DE" w:rsidR="001C7D9D" w:rsidRPr="001C7D9D" w:rsidRDefault="001C7D9D" w:rsidP="00362AF0">
      <w:pPr>
        <w:pStyle w:val="BulletA2"/>
        <w:numPr>
          <w:ilvl w:val="2"/>
          <w:numId w:val="2"/>
        </w:numPr>
      </w:pPr>
      <w:r>
        <w:t>Identify resources and commitments to delivering work items</w:t>
      </w:r>
    </w:p>
    <w:p w14:paraId="51C51F51" w14:textId="7E87D8D7" w:rsidR="00FE42A9" w:rsidRDefault="00FE42A9" w:rsidP="008372A4">
      <w:pPr>
        <w:pStyle w:val="HeadingA3"/>
        <w:rPr>
          <w:rFonts w:cs="Arial"/>
          <w:bCs/>
        </w:rPr>
      </w:pPr>
      <w:bookmarkStart w:id="59" w:name="_Toc40266477"/>
      <w:r>
        <w:t>Implementation</w:t>
      </w:r>
      <w:r w:rsidR="002D2232">
        <w:t xml:space="preserve"> Sub-Phase</w:t>
      </w:r>
      <w:bookmarkEnd w:id="59"/>
    </w:p>
    <w:p w14:paraId="124F4A29" w14:textId="4DE3E2C5" w:rsidR="005A76DC" w:rsidRDefault="00C21F30" w:rsidP="00C21F30">
      <w:pPr>
        <w:pStyle w:val="BulletA1"/>
        <w:numPr>
          <w:ilvl w:val="0"/>
          <w:numId w:val="0"/>
        </w:numPr>
        <w:ind w:left="720"/>
      </w:pPr>
      <w:r>
        <w:t xml:space="preserve">The implementation sub-phase </w:t>
      </w:r>
      <w:r w:rsidR="00E367D3">
        <w:t>involves</w:t>
      </w:r>
      <w:r w:rsidR="008C7903">
        <w:t xml:space="preserve"> both development and testing activities.</w:t>
      </w:r>
    </w:p>
    <w:p w14:paraId="20D704CA" w14:textId="7DDB3A16" w:rsidR="008C7903" w:rsidRDefault="008C7903" w:rsidP="00362AF0">
      <w:pPr>
        <w:pStyle w:val="BulletA2"/>
        <w:numPr>
          <w:ilvl w:val="2"/>
          <w:numId w:val="2"/>
        </w:numPr>
      </w:pPr>
      <w:r>
        <w:t>Development activities may include:</w:t>
      </w:r>
    </w:p>
    <w:p w14:paraId="5B8ACFD5" w14:textId="3A7F83D2" w:rsidR="005A76DC" w:rsidRDefault="00E367D3" w:rsidP="00362AF0">
      <w:pPr>
        <w:pStyle w:val="BulletA2"/>
        <w:numPr>
          <w:ilvl w:val="3"/>
          <w:numId w:val="2"/>
        </w:numPr>
      </w:pPr>
      <w:r>
        <w:t>Continuous</w:t>
      </w:r>
      <w:r>
        <w:rPr>
          <w:spacing w:val="-20"/>
        </w:rPr>
        <w:t xml:space="preserve"> </w:t>
      </w:r>
      <w:r>
        <w:t>integration</w:t>
      </w:r>
    </w:p>
    <w:p w14:paraId="48F0EA7A" w14:textId="1BFECE21" w:rsidR="008C7903" w:rsidRDefault="008C7903" w:rsidP="00362AF0">
      <w:pPr>
        <w:pStyle w:val="BulletA2"/>
        <w:numPr>
          <w:ilvl w:val="3"/>
          <w:numId w:val="2"/>
        </w:numPr>
      </w:pPr>
      <w:r>
        <w:t>Design and coding</w:t>
      </w:r>
    </w:p>
    <w:p w14:paraId="19369996" w14:textId="12275313" w:rsidR="008C7903" w:rsidRDefault="008C7903" w:rsidP="00362AF0">
      <w:pPr>
        <w:pStyle w:val="BulletA2"/>
        <w:numPr>
          <w:ilvl w:val="3"/>
          <w:numId w:val="2"/>
        </w:numPr>
      </w:pPr>
      <w:r>
        <w:t>Code reviews</w:t>
      </w:r>
    </w:p>
    <w:p w14:paraId="7753F7B1" w14:textId="4CC67C7F" w:rsidR="005A76DC" w:rsidRDefault="00E367D3" w:rsidP="00362AF0">
      <w:pPr>
        <w:pStyle w:val="BulletA2"/>
        <w:numPr>
          <w:ilvl w:val="3"/>
          <w:numId w:val="2"/>
        </w:numPr>
      </w:pPr>
      <w:r>
        <w:t>Daily</w:t>
      </w:r>
      <w:r>
        <w:rPr>
          <w:spacing w:val="-7"/>
        </w:rPr>
        <w:t xml:space="preserve"> </w:t>
      </w:r>
      <w:r>
        <w:t>build</w:t>
      </w:r>
      <w:r w:rsidR="00F568C1">
        <w:t>s</w:t>
      </w:r>
    </w:p>
    <w:p w14:paraId="6B522EEB" w14:textId="50CBD657" w:rsidR="005A76DC" w:rsidRDefault="00E367D3" w:rsidP="00362AF0">
      <w:pPr>
        <w:pStyle w:val="BulletA2"/>
        <w:numPr>
          <w:ilvl w:val="3"/>
          <w:numId w:val="2"/>
        </w:numPr>
      </w:pPr>
      <w:r>
        <w:t>Production</w:t>
      </w:r>
      <w:r>
        <w:rPr>
          <w:spacing w:val="-4"/>
        </w:rPr>
        <w:t xml:space="preserve"> </w:t>
      </w:r>
      <w:r>
        <w:t>of</w:t>
      </w:r>
      <w:r>
        <w:rPr>
          <w:spacing w:val="-3"/>
        </w:rPr>
        <w:t xml:space="preserve"> </w:t>
      </w:r>
      <w:r w:rsidR="007B38BD">
        <w:t xml:space="preserve">daily </w:t>
      </w:r>
      <w:r w:rsidR="000F4C77">
        <w:t>spins</w:t>
      </w:r>
      <w:r w:rsidR="007025DF">
        <w:t xml:space="preserve"> </w:t>
      </w:r>
      <w:r w:rsidR="007025DF">
        <w:rPr>
          <w:spacing w:val="-3"/>
        </w:rPr>
        <w:t>for</w:t>
      </w:r>
      <w:r>
        <w:rPr>
          <w:spacing w:val="-4"/>
        </w:rPr>
        <w:t xml:space="preserve"> </w:t>
      </w:r>
      <w:r>
        <w:t>QA</w:t>
      </w:r>
    </w:p>
    <w:p w14:paraId="4ADEE3AF" w14:textId="65793DD5" w:rsidR="005A76DC" w:rsidRDefault="00E367D3" w:rsidP="00362AF0">
      <w:pPr>
        <w:pStyle w:val="BulletA2"/>
        <w:numPr>
          <w:ilvl w:val="3"/>
          <w:numId w:val="2"/>
        </w:numPr>
      </w:pPr>
      <w:r>
        <w:t>Documentation</w:t>
      </w:r>
      <w:r>
        <w:rPr>
          <w:spacing w:val="-11"/>
        </w:rPr>
        <w:t xml:space="preserve"> </w:t>
      </w:r>
      <w:r>
        <w:t>topic</w:t>
      </w:r>
      <w:r>
        <w:rPr>
          <w:spacing w:val="-12"/>
        </w:rPr>
        <w:t xml:space="preserve"> </w:t>
      </w:r>
      <w:r>
        <w:t>creation</w:t>
      </w:r>
    </w:p>
    <w:p w14:paraId="774601FF" w14:textId="09AABC39" w:rsidR="00C21F30" w:rsidRDefault="00C21F30" w:rsidP="00362AF0">
      <w:pPr>
        <w:pStyle w:val="BulletA2"/>
        <w:numPr>
          <w:ilvl w:val="3"/>
          <w:numId w:val="2"/>
        </w:numPr>
      </w:pPr>
      <w:r>
        <w:t xml:space="preserve">Completion of User Stories and associated exit criteria.  </w:t>
      </w:r>
      <w:r w:rsidR="008C7903">
        <w:t>Exit criteria can include HLDs being approved, code completion, checked-in completion, or incremental testing.</w:t>
      </w:r>
    </w:p>
    <w:p w14:paraId="760392A6" w14:textId="4494C97C" w:rsidR="008C7903" w:rsidRDefault="008C7903" w:rsidP="00362AF0">
      <w:pPr>
        <w:pStyle w:val="BulletA2"/>
        <w:numPr>
          <w:ilvl w:val="2"/>
          <w:numId w:val="2"/>
        </w:numPr>
      </w:pPr>
      <w:r>
        <w:t>Testing activities may include:</w:t>
      </w:r>
    </w:p>
    <w:p w14:paraId="1B027FF4" w14:textId="0999CF5D" w:rsidR="008C7903" w:rsidRDefault="008C7903" w:rsidP="00362AF0">
      <w:pPr>
        <w:pStyle w:val="BulletA2"/>
        <w:numPr>
          <w:ilvl w:val="3"/>
          <w:numId w:val="2"/>
        </w:numPr>
      </w:pPr>
      <w:r>
        <w:t>Functional test development and execution</w:t>
      </w:r>
    </w:p>
    <w:p w14:paraId="221588FF" w14:textId="1136012B" w:rsidR="008C7903" w:rsidRDefault="008C7903" w:rsidP="00362AF0">
      <w:pPr>
        <w:pStyle w:val="BulletA2"/>
        <w:numPr>
          <w:ilvl w:val="3"/>
          <w:numId w:val="2"/>
        </w:numPr>
      </w:pPr>
      <w:r>
        <w:t>Daily regression testing</w:t>
      </w:r>
    </w:p>
    <w:p w14:paraId="5FD77B20" w14:textId="5670DD39" w:rsidR="008C7903" w:rsidRDefault="008C7903" w:rsidP="00362AF0">
      <w:pPr>
        <w:pStyle w:val="BulletA2"/>
        <w:numPr>
          <w:ilvl w:val="3"/>
          <w:numId w:val="2"/>
        </w:numPr>
      </w:pPr>
      <w:r>
        <w:t>System testing</w:t>
      </w:r>
    </w:p>
    <w:p w14:paraId="42E3C154" w14:textId="54E84B2B" w:rsidR="008C7903" w:rsidRDefault="008C7903" w:rsidP="00362AF0">
      <w:pPr>
        <w:pStyle w:val="BulletA2"/>
        <w:numPr>
          <w:ilvl w:val="3"/>
          <w:numId w:val="2"/>
        </w:numPr>
      </w:pPr>
      <w:r>
        <w:t>Performance and/or footprint testing</w:t>
      </w:r>
    </w:p>
    <w:p w14:paraId="6E9881D7" w14:textId="7DB13B8A" w:rsidR="008C7903" w:rsidRDefault="008C7903" w:rsidP="00362AF0">
      <w:pPr>
        <w:pStyle w:val="BulletA2"/>
        <w:numPr>
          <w:ilvl w:val="3"/>
          <w:numId w:val="2"/>
        </w:numPr>
      </w:pPr>
      <w:r>
        <w:t>Test integration into System or Nightly execution frameworks</w:t>
      </w:r>
    </w:p>
    <w:p w14:paraId="13460A62" w14:textId="79C01A8E" w:rsidR="00954345" w:rsidRDefault="00954345" w:rsidP="00362AF0">
      <w:pPr>
        <w:pStyle w:val="BulletA2"/>
        <w:numPr>
          <w:ilvl w:val="3"/>
          <w:numId w:val="2"/>
        </w:numPr>
      </w:pPr>
      <w:r>
        <w:t>Formal release testing post-Feature Complete (and prior to General Availability)</w:t>
      </w:r>
    </w:p>
    <w:p w14:paraId="34A6EAA3" w14:textId="05480CA2" w:rsidR="005A76DC" w:rsidRDefault="00E367D3" w:rsidP="008372A4">
      <w:pPr>
        <w:pStyle w:val="HeadingA3"/>
        <w:rPr>
          <w:rFonts w:cs="Arial"/>
          <w:bCs/>
        </w:rPr>
      </w:pPr>
      <w:bookmarkStart w:id="60" w:name="_Toc40266478"/>
      <w:r>
        <w:rPr>
          <w:spacing w:val="-1"/>
        </w:rPr>
        <w:t>Additional</w:t>
      </w:r>
      <w:r>
        <w:rPr>
          <w:spacing w:val="1"/>
        </w:rPr>
        <w:t xml:space="preserve"> </w:t>
      </w:r>
      <w:r>
        <w:t xml:space="preserve">Processes </w:t>
      </w:r>
      <w:r>
        <w:rPr>
          <w:spacing w:val="-1"/>
        </w:rPr>
        <w:t>for</w:t>
      </w:r>
      <w:r>
        <w:rPr>
          <w:spacing w:val="1"/>
        </w:rPr>
        <w:t xml:space="preserve"> </w:t>
      </w:r>
      <w:r>
        <w:t>the</w:t>
      </w:r>
      <w:r>
        <w:rPr>
          <w:spacing w:val="-3"/>
        </w:rPr>
        <w:t xml:space="preserve"> </w:t>
      </w:r>
      <w:proofErr w:type="gramStart"/>
      <w:r w:rsidR="00954345">
        <w:rPr>
          <w:spacing w:val="-3"/>
        </w:rPr>
        <w:t>In Progress</w:t>
      </w:r>
      <w:proofErr w:type="gramEnd"/>
      <w:r>
        <w:rPr>
          <w:spacing w:val="-1"/>
        </w:rPr>
        <w:t xml:space="preserve"> </w:t>
      </w:r>
      <w:r>
        <w:t>Phase</w:t>
      </w:r>
      <w:bookmarkEnd w:id="60"/>
    </w:p>
    <w:p w14:paraId="48CDEC3B" w14:textId="77777777" w:rsidR="005A76DC" w:rsidRPr="00036603" w:rsidRDefault="00E367D3" w:rsidP="00036603">
      <w:pPr>
        <w:pStyle w:val="BodyText"/>
        <w:rPr>
          <w:rFonts w:eastAsia="Arial" w:hAnsi="Arial" w:cs="Arial"/>
          <w:b/>
          <w:bCs/>
          <w:szCs w:val="18"/>
        </w:rPr>
      </w:pPr>
      <w:r w:rsidRPr="00036603">
        <w:rPr>
          <w:b/>
          <w:bCs/>
        </w:rPr>
        <w:t>High</w:t>
      </w:r>
      <w:r w:rsidRPr="00036603">
        <w:rPr>
          <w:b/>
          <w:bCs/>
          <w:spacing w:val="-3"/>
        </w:rPr>
        <w:t xml:space="preserve"> </w:t>
      </w:r>
      <w:r w:rsidRPr="00036603">
        <w:rPr>
          <w:b/>
          <w:bCs/>
        </w:rPr>
        <w:t>Level</w:t>
      </w:r>
      <w:r w:rsidRPr="00036603">
        <w:rPr>
          <w:b/>
          <w:bCs/>
          <w:spacing w:val="-3"/>
        </w:rPr>
        <w:t xml:space="preserve"> </w:t>
      </w:r>
      <w:r w:rsidRPr="00036603">
        <w:rPr>
          <w:b/>
          <w:bCs/>
        </w:rPr>
        <w:t>Design</w:t>
      </w:r>
      <w:r w:rsidRPr="00036603">
        <w:rPr>
          <w:b/>
          <w:bCs/>
          <w:spacing w:val="-3"/>
        </w:rPr>
        <w:t xml:space="preserve"> </w:t>
      </w:r>
      <w:r w:rsidRPr="00036603">
        <w:rPr>
          <w:b/>
          <w:bCs/>
        </w:rPr>
        <w:t>(HLDs)</w:t>
      </w:r>
    </w:p>
    <w:p w14:paraId="6F571755" w14:textId="0E94C026" w:rsidR="00942B63" w:rsidRDefault="006F658E" w:rsidP="00036603">
      <w:pPr>
        <w:pStyle w:val="BodyText"/>
      </w:pPr>
      <w:r>
        <w:t>T</w:t>
      </w:r>
      <w:r w:rsidR="00E367D3">
        <w:t>he</w:t>
      </w:r>
      <w:r w:rsidR="00E367D3">
        <w:rPr>
          <w:spacing w:val="50"/>
          <w:w w:val="99"/>
        </w:rPr>
        <w:t xml:space="preserve"> </w:t>
      </w:r>
      <w:r w:rsidR="00E367D3">
        <w:t>performer</w:t>
      </w:r>
      <w:r w:rsidR="00E367D3">
        <w:rPr>
          <w:spacing w:val="-4"/>
        </w:rPr>
        <w:t xml:space="preserve"> </w:t>
      </w:r>
      <w:r w:rsidR="00E367D3">
        <w:t>for</w:t>
      </w:r>
      <w:r w:rsidR="00E367D3">
        <w:rPr>
          <w:spacing w:val="-7"/>
        </w:rPr>
        <w:t xml:space="preserve"> </w:t>
      </w:r>
      <w:r w:rsidR="00E367D3">
        <w:rPr>
          <w:spacing w:val="1"/>
        </w:rPr>
        <w:t>the</w:t>
      </w:r>
      <w:r w:rsidR="00E367D3">
        <w:rPr>
          <w:spacing w:val="-6"/>
        </w:rPr>
        <w:t xml:space="preserve"> </w:t>
      </w:r>
      <w:r w:rsidR="00E367D3">
        <w:t>requirement</w:t>
      </w:r>
      <w:r w:rsidR="00E367D3">
        <w:rPr>
          <w:spacing w:val="-2"/>
        </w:rPr>
        <w:t xml:space="preserve"> </w:t>
      </w:r>
      <w:r w:rsidR="00E367D3">
        <w:t>must</w:t>
      </w:r>
      <w:r w:rsidR="00E367D3">
        <w:rPr>
          <w:spacing w:val="-6"/>
        </w:rPr>
        <w:t xml:space="preserve"> </w:t>
      </w:r>
      <w:r w:rsidR="00E367D3">
        <w:t>initiate</w:t>
      </w:r>
      <w:r w:rsidR="00E367D3">
        <w:rPr>
          <w:spacing w:val="-6"/>
        </w:rPr>
        <w:t xml:space="preserve"> </w:t>
      </w:r>
      <w:r w:rsidR="00E367D3">
        <w:t>a</w:t>
      </w:r>
      <w:r w:rsidR="00E367D3">
        <w:rPr>
          <w:spacing w:val="-4"/>
        </w:rPr>
        <w:t xml:space="preserve"> </w:t>
      </w:r>
      <w:r w:rsidR="00E367D3">
        <w:t>discussion</w:t>
      </w:r>
      <w:r w:rsidR="00E367D3">
        <w:rPr>
          <w:spacing w:val="-4"/>
        </w:rPr>
        <w:t xml:space="preserve"> </w:t>
      </w:r>
      <w:r w:rsidR="00E367D3">
        <w:t>to</w:t>
      </w:r>
      <w:r w:rsidR="00E367D3">
        <w:rPr>
          <w:spacing w:val="-7"/>
        </w:rPr>
        <w:t xml:space="preserve"> </w:t>
      </w:r>
      <w:r w:rsidR="00E367D3">
        <w:t>assess</w:t>
      </w:r>
      <w:r w:rsidR="00E367D3">
        <w:rPr>
          <w:spacing w:val="-4"/>
        </w:rPr>
        <w:t xml:space="preserve"> </w:t>
      </w:r>
      <w:r w:rsidR="00E367D3">
        <w:t>whether</w:t>
      </w:r>
      <w:r w:rsidR="00E367D3">
        <w:rPr>
          <w:spacing w:val="-5"/>
        </w:rPr>
        <w:t xml:space="preserve"> </w:t>
      </w:r>
      <w:r w:rsidR="00E367D3">
        <w:t>an</w:t>
      </w:r>
      <w:r w:rsidR="00E367D3">
        <w:rPr>
          <w:spacing w:val="-4"/>
        </w:rPr>
        <w:t xml:space="preserve"> </w:t>
      </w:r>
      <w:r w:rsidR="00E367D3">
        <w:t>HLD</w:t>
      </w:r>
      <w:r w:rsidR="00E367D3">
        <w:rPr>
          <w:spacing w:val="-5"/>
        </w:rPr>
        <w:t xml:space="preserve"> </w:t>
      </w:r>
      <w:r w:rsidR="00E367D3">
        <w:rPr>
          <w:spacing w:val="1"/>
        </w:rPr>
        <w:t>is</w:t>
      </w:r>
      <w:r w:rsidR="00E367D3">
        <w:rPr>
          <w:spacing w:val="34"/>
          <w:w w:val="99"/>
        </w:rPr>
        <w:t xml:space="preserve"> </w:t>
      </w:r>
      <w:r w:rsidR="00E367D3">
        <w:t>required.</w:t>
      </w:r>
      <w:r w:rsidR="00E367D3">
        <w:rPr>
          <w:spacing w:val="-5"/>
        </w:rPr>
        <w:t xml:space="preserve"> </w:t>
      </w:r>
      <w:r w:rsidR="00E367D3">
        <w:t>The</w:t>
      </w:r>
      <w:r w:rsidR="00E367D3">
        <w:rPr>
          <w:spacing w:val="-9"/>
        </w:rPr>
        <w:t xml:space="preserve"> </w:t>
      </w:r>
      <w:r w:rsidR="00D37F62">
        <w:t>assigned architect for the Feature</w:t>
      </w:r>
      <w:r w:rsidR="007025DF">
        <w:t xml:space="preserve"> </w:t>
      </w:r>
      <w:r w:rsidR="00E367D3">
        <w:rPr>
          <w:rFonts w:cs="Times New Roman"/>
        </w:rPr>
        <w:t>—</w:t>
      </w:r>
      <w:r w:rsidR="007025DF">
        <w:rPr>
          <w:rFonts w:cs="Times New Roman"/>
        </w:rPr>
        <w:t xml:space="preserve"> </w:t>
      </w:r>
      <w:r w:rsidR="00E367D3">
        <w:t>not</w:t>
      </w:r>
      <w:r w:rsidR="00E367D3">
        <w:rPr>
          <w:spacing w:val="-8"/>
        </w:rPr>
        <w:t xml:space="preserve"> </w:t>
      </w:r>
      <w:r w:rsidR="00E367D3">
        <w:rPr>
          <w:spacing w:val="1"/>
        </w:rPr>
        <w:t>the</w:t>
      </w:r>
      <w:r w:rsidR="00E367D3">
        <w:rPr>
          <w:spacing w:val="-9"/>
        </w:rPr>
        <w:t xml:space="preserve"> </w:t>
      </w:r>
      <w:r w:rsidR="00E367D3">
        <w:t>individual</w:t>
      </w:r>
      <w:r w:rsidR="00E367D3">
        <w:rPr>
          <w:spacing w:val="-10"/>
        </w:rPr>
        <w:t xml:space="preserve"> </w:t>
      </w:r>
      <w:r w:rsidR="00E367D3">
        <w:t>developer</w:t>
      </w:r>
      <w:r w:rsidR="007025DF">
        <w:t xml:space="preserve"> </w:t>
      </w:r>
      <w:r w:rsidR="00E367D3">
        <w:rPr>
          <w:rFonts w:cs="Times New Roman"/>
        </w:rPr>
        <w:t>—</w:t>
      </w:r>
      <w:r w:rsidR="007025DF">
        <w:rPr>
          <w:rFonts w:cs="Times New Roman"/>
        </w:rPr>
        <w:t xml:space="preserve"> </w:t>
      </w:r>
      <w:r w:rsidR="00E367D3">
        <w:t>is</w:t>
      </w:r>
      <w:r w:rsidR="00E367D3">
        <w:rPr>
          <w:spacing w:val="46"/>
          <w:w w:val="99"/>
        </w:rPr>
        <w:t xml:space="preserve"> </w:t>
      </w:r>
      <w:r w:rsidR="00E367D3">
        <w:t>responsible</w:t>
      </w:r>
      <w:r w:rsidR="00E367D3">
        <w:rPr>
          <w:spacing w:val="-7"/>
        </w:rPr>
        <w:t xml:space="preserve"> </w:t>
      </w:r>
      <w:r w:rsidR="00E367D3">
        <w:t>for</w:t>
      </w:r>
      <w:r w:rsidR="00E367D3">
        <w:rPr>
          <w:spacing w:val="-7"/>
        </w:rPr>
        <w:t xml:space="preserve"> </w:t>
      </w:r>
      <w:r w:rsidR="00E367D3">
        <w:t>the</w:t>
      </w:r>
      <w:r w:rsidR="00E367D3">
        <w:rPr>
          <w:spacing w:val="-7"/>
        </w:rPr>
        <w:t xml:space="preserve"> </w:t>
      </w:r>
      <w:r w:rsidR="00E367D3">
        <w:t>decision</w:t>
      </w:r>
      <w:r w:rsidR="00E367D3">
        <w:rPr>
          <w:spacing w:val="-3"/>
        </w:rPr>
        <w:t xml:space="preserve"> </w:t>
      </w:r>
      <w:r w:rsidR="00E367D3">
        <w:t>regarding</w:t>
      </w:r>
      <w:r w:rsidR="00E367D3">
        <w:rPr>
          <w:spacing w:val="-4"/>
        </w:rPr>
        <w:t xml:space="preserve"> </w:t>
      </w:r>
      <w:r w:rsidR="00942B63">
        <w:t>whether</w:t>
      </w:r>
      <w:r w:rsidR="00E367D3">
        <w:rPr>
          <w:spacing w:val="-6"/>
        </w:rPr>
        <w:t xml:space="preserve"> </w:t>
      </w:r>
      <w:r w:rsidR="00E367D3">
        <w:t>an</w:t>
      </w:r>
      <w:r w:rsidR="00E367D3">
        <w:rPr>
          <w:spacing w:val="4"/>
        </w:rPr>
        <w:t xml:space="preserve"> </w:t>
      </w:r>
      <w:r w:rsidR="00E367D3">
        <w:t>HLD</w:t>
      </w:r>
      <w:r w:rsidR="00E367D3">
        <w:rPr>
          <w:spacing w:val="-7"/>
        </w:rPr>
        <w:t xml:space="preserve"> </w:t>
      </w:r>
      <w:r w:rsidR="00E367D3">
        <w:rPr>
          <w:spacing w:val="1"/>
        </w:rPr>
        <w:t>is</w:t>
      </w:r>
      <w:r w:rsidR="00E367D3">
        <w:rPr>
          <w:spacing w:val="-6"/>
        </w:rPr>
        <w:t xml:space="preserve"> </w:t>
      </w:r>
      <w:r w:rsidR="00E367D3">
        <w:t>required.</w:t>
      </w:r>
    </w:p>
    <w:p w14:paraId="7B9C24E7" w14:textId="3040AD7A" w:rsidR="00036603" w:rsidRDefault="00036603" w:rsidP="00036603">
      <w:pPr>
        <w:pStyle w:val="BodyText"/>
        <w:rPr>
          <w:rFonts w:ascii="Arial"/>
          <w:bCs/>
          <w:spacing w:val="-1"/>
          <w:sz w:val="18"/>
        </w:rPr>
      </w:pPr>
    </w:p>
    <w:p w14:paraId="100BACB0" w14:textId="2FA5310A" w:rsidR="005A76DC" w:rsidRPr="00036603" w:rsidRDefault="00E367D3" w:rsidP="00036603">
      <w:pPr>
        <w:pStyle w:val="BodyText"/>
        <w:rPr>
          <w:rFonts w:eastAsia="Arial" w:hAnsi="Arial" w:cs="Arial"/>
          <w:b/>
          <w:bCs/>
        </w:rPr>
      </w:pPr>
      <w:r w:rsidRPr="00036603">
        <w:rPr>
          <w:b/>
          <w:bCs/>
        </w:rPr>
        <w:t>Coding</w:t>
      </w:r>
      <w:r w:rsidRPr="00036603">
        <w:rPr>
          <w:b/>
          <w:bCs/>
          <w:spacing w:val="-9"/>
        </w:rPr>
        <w:t xml:space="preserve"> </w:t>
      </w:r>
      <w:r w:rsidRPr="00036603">
        <w:rPr>
          <w:b/>
          <w:bCs/>
        </w:rPr>
        <w:t>Standards</w:t>
      </w:r>
    </w:p>
    <w:p w14:paraId="22C1C9E9" w14:textId="0EEBF35E" w:rsidR="001E7FE5" w:rsidRDefault="00E367D3" w:rsidP="00036603">
      <w:pPr>
        <w:pStyle w:val="BodyText"/>
        <w:rPr>
          <w:spacing w:val="-6"/>
        </w:rPr>
      </w:pPr>
      <w:r>
        <w:t>Wind</w:t>
      </w:r>
      <w:r>
        <w:rPr>
          <w:spacing w:val="-4"/>
        </w:rPr>
        <w:t xml:space="preserve"> </w:t>
      </w:r>
      <w:r>
        <w:t>River</w:t>
      </w:r>
      <w:r>
        <w:rPr>
          <w:spacing w:val="-4"/>
        </w:rPr>
        <w:t xml:space="preserve"> </w:t>
      </w:r>
      <w:r>
        <w:t>VxWorks</w:t>
      </w:r>
      <w:r>
        <w:rPr>
          <w:spacing w:val="-3"/>
        </w:rPr>
        <w:t xml:space="preserve"> </w:t>
      </w:r>
      <w:r>
        <w:t>uses</w:t>
      </w:r>
      <w:r w:rsidR="001E7FE5">
        <w:t xml:space="preserve"> both</w:t>
      </w:r>
      <w:r>
        <w:rPr>
          <w:spacing w:val="-6"/>
        </w:rPr>
        <w:t xml:space="preserve"> </w:t>
      </w:r>
      <w:r>
        <w:t>a</w:t>
      </w:r>
      <w:r>
        <w:rPr>
          <w:spacing w:val="-4"/>
        </w:rPr>
        <w:t xml:space="preserve"> </w:t>
      </w:r>
      <w:r>
        <w:t>coding</w:t>
      </w:r>
      <w:r>
        <w:rPr>
          <w:spacing w:val="-6"/>
        </w:rPr>
        <w:t xml:space="preserve"> </w:t>
      </w:r>
      <w:r w:rsidR="001E7FE5">
        <w:rPr>
          <w:spacing w:val="-6"/>
        </w:rPr>
        <w:t>style guide and a coding rules guide.</w:t>
      </w:r>
    </w:p>
    <w:p w14:paraId="596E8438" w14:textId="16B3C8E5" w:rsidR="001E7FE5" w:rsidRDefault="001E7FE5" w:rsidP="00362AF0">
      <w:pPr>
        <w:pStyle w:val="BulletA2"/>
        <w:numPr>
          <w:ilvl w:val="2"/>
          <w:numId w:val="2"/>
        </w:numPr>
      </w:pPr>
      <w:r>
        <w:t xml:space="preserve">The </w:t>
      </w:r>
      <w:r w:rsidRPr="001E7FE5">
        <w:rPr>
          <w:i/>
          <w:iCs/>
        </w:rPr>
        <w:t>VxWorks Coding Rules Guide</w:t>
      </w:r>
      <w:r>
        <w:t xml:space="preserve"> (latest revision March 25, 2020) applies to all code developed in-house and is intended to ensure that code is written in a safe and secure manner. The rules help to reduce coding errors, to avoid error introduction, and to facilitate error detection.</w:t>
      </w:r>
    </w:p>
    <w:p w14:paraId="0A2EBE94" w14:textId="68408004" w:rsidR="001E7FE5" w:rsidRDefault="001E7FE5" w:rsidP="00362AF0">
      <w:pPr>
        <w:pStyle w:val="BulletA2"/>
        <w:numPr>
          <w:ilvl w:val="2"/>
          <w:numId w:val="2"/>
        </w:numPr>
      </w:pPr>
      <w:r>
        <w:t>The VxWorks Coding Style Guide applies to all code developed in-house and is intended to provide coding style conventions to encourage higher quality code, uniformity between developers, and readability.</w:t>
      </w:r>
    </w:p>
    <w:p w14:paraId="2F35FD9B" w14:textId="0CE41127" w:rsidR="005A76DC" w:rsidRDefault="001E7FE5" w:rsidP="00036603">
      <w:pPr>
        <w:pStyle w:val="BodyText"/>
      </w:pPr>
      <w:r>
        <w:t>In the case of third-party code</w:t>
      </w:r>
      <w:r w:rsidR="00E367D3">
        <w:t>,</w:t>
      </w:r>
      <w:r w:rsidR="00E367D3">
        <w:rPr>
          <w:spacing w:val="-3"/>
        </w:rPr>
        <w:t xml:space="preserve"> </w:t>
      </w:r>
      <w:r w:rsidR="00E367D3">
        <w:t>a</w:t>
      </w:r>
      <w:r w:rsidR="00E367D3">
        <w:rPr>
          <w:spacing w:val="-4"/>
        </w:rPr>
        <w:t xml:space="preserve"> </w:t>
      </w:r>
      <w:r w:rsidR="00E367D3">
        <w:t>decision may</w:t>
      </w:r>
      <w:r w:rsidR="00E367D3">
        <w:rPr>
          <w:spacing w:val="-8"/>
        </w:rPr>
        <w:t xml:space="preserve"> </w:t>
      </w:r>
      <w:r w:rsidR="00E367D3">
        <w:rPr>
          <w:spacing w:val="1"/>
        </w:rPr>
        <w:t>be</w:t>
      </w:r>
      <w:r w:rsidR="00E367D3">
        <w:rPr>
          <w:spacing w:val="-6"/>
        </w:rPr>
        <w:t xml:space="preserve"> </w:t>
      </w:r>
      <w:r w:rsidR="00E367D3">
        <w:t>taken</w:t>
      </w:r>
      <w:r w:rsidR="00E367D3">
        <w:rPr>
          <w:spacing w:val="-3"/>
        </w:rPr>
        <w:t xml:space="preserve"> </w:t>
      </w:r>
      <w:r w:rsidR="00E367D3">
        <w:t>to</w:t>
      </w:r>
      <w:r w:rsidR="00E367D3">
        <w:rPr>
          <w:spacing w:val="-3"/>
        </w:rPr>
        <w:t xml:space="preserve"> </w:t>
      </w:r>
      <w:r w:rsidR="00E367D3">
        <w:t>exempt</w:t>
      </w:r>
      <w:r w:rsidR="00E367D3">
        <w:rPr>
          <w:spacing w:val="-2"/>
        </w:rPr>
        <w:t xml:space="preserve"> </w:t>
      </w:r>
      <w:r w:rsidR="00E367D3">
        <w:t>such</w:t>
      </w:r>
      <w:r w:rsidR="00E367D3">
        <w:rPr>
          <w:spacing w:val="-3"/>
        </w:rPr>
        <w:t xml:space="preserve"> </w:t>
      </w:r>
      <w:r w:rsidR="00E367D3">
        <w:rPr>
          <w:spacing w:val="1"/>
        </w:rPr>
        <w:t>code</w:t>
      </w:r>
      <w:r w:rsidR="00E367D3">
        <w:rPr>
          <w:spacing w:val="-5"/>
        </w:rPr>
        <w:t xml:space="preserve"> </w:t>
      </w:r>
      <w:r w:rsidR="00E367D3">
        <w:t>from</w:t>
      </w:r>
      <w:r w:rsidR="00E367D3">
        <w:rPr>
          <w:spacing w:val="-6"/>
        </w:rPr>
        <w:t xml:space="preserve"> </w:t>
      </w:r>
      <w:r w:rsidR="00E367D3">
        <w:t>the</w:t>
      </w:r>
      <w:r w:rsidR="00E367D3">
        <w:rPr>
          <w:spacing w:val="-6"/>
        </w:rPr>
        <w:t xml:space="preserve"> </w:t>
      </w:r>
      <w:r w:rsidR="00E367D3">
        <w:t>coding</w:t>
      </w:r>
      <w:r w:rsidR="00E367D3">
        <w:rPr>
          <w:spacing w:val="57"/>
          <w:w w:val="99"/>
        </w:rPr>
        <w:t xml:space="preserve"> </w:t>
      </w:r>
      <w:r>
        <w:t>rules and style guides</w:t>
      </w:r>
      <w:r w:rsidR="00E367D3">
        <w:t>.</w:t>
      </w:r>
      <w:r w:rsidR="00E367D3">
        <w:rPr>
          <w:spacing w:val="-4"/>
        </w:rPr>
        <w:t xml:space="preserve"> </w:t>
      </w:r>
      <w:r w:rsidR="00E367D3">
        <w:t>For</w:t>
      </w:r>
      <w:r w:rsidR="00E367D3">
        <w:rPr>
          <w:spacing w:val="-6"/>
        </w:rPr>
        <w:t xml:space="preserve"> </w:t>
      </w:r>
      <w:r w:rsidR="00E367D3">
        <w:t>example,</w:t>
      </w:r>
      <w:r w:rsidR="00E367D3">
        <w:rPr>
          <w:spacing w:val="-7"/>
        </w:rPr>
        <w:t xml:space="preserve"> </w:t>
      </w:r>
      <w:r w:rsidR="00E367D3">
        <w:rPr>
          <w:spacing w:val="1"/>
        </w:rPr>
        <w:t>the</w:t>
      </w:r>
      <w:r w:rsidR="00E367D3">
        <w:rPr>
          <w:spacing w:val="-6"/>
        </w:rPr>
        <w:t xml:space="preserve"> </w:t>
      </w:r>
      <w:r w:rsidR="00E367D3">
        <w:t>VxWorks</w:t>
      </w:r>
      <w:r w:rsidR="00E367D3">
        <w:rPr>
          <w:spacing w:val="-7"/>
        </w:rPr>
        <w:t xml:space="preserve"> </w:t>
      </w:r>
      <w:r w:rsidR="00E367D3">
        <w:t>networking</w:t>
      </w:r>
      <w:r w:rsidR="00E367D3">
        <w:rPr>
          <w:spacing w:val="-8"/>
        </w:rPr>
        <w:t xml:space="preserve"> </w:t>
      </w:r>
      <w:r w:rsidR="00E367D3">
        <w:t>technologies</w:t>
      </w:r>
      <w:r w:rsidR="00E367D3">
        <w:rPr>
          <w:spacing w:val="-3"/>
        </w:rPr>
        <w:t xml:space="preserve"> </w:t>
      </w:r>
      <w:r w:rsidR="00E367D3">
        <w:t>source</w:t>
      </w:r>
      <w:r w:rsidR="00E367D3">
        <w:rPr>
          <w:spacing w:val="-8"/>
        </w:rPr>
        <w:t xml:space="preserve"> </w:t>
      </w:r>
      <w:r w:rsidR="00E367D3">
        <w:t>code</w:t>
      </w:r>
      <w:r w:rsidR="00E367D3">
        <w:rPr>
          <w:spacing w:val="-7"/>
        </w:rPr>
        <w:t xml:space="preserve"> </w:t>
      </w:r>
      <w:r w:rsidR="00E367D3">
        <w:rPr>
          <w:spacing w:val="1"/>
        </w:rPr>
        <w:t>is</w:t>
      </w:r>
      <w:r w:rsidR="00E367D3">
        <w:rPr>
          <w:spacing w:val="-4"/>
        </w:rPr>
        <w:t xml:space="preserve"> </w:t>
      </w:r>
      <w:r w:rsidR="00E367D3">
        <w:t>exempt</w:t>
      </w:r>
      <w:r w:rsidR="00E367D3">
        <w:rPr>
          <w:spacing w:val="28"/>
          <w:w w:val="99"/>
        </w:rPr>
        <w:t xml:space="preserve"> </w:t>
      </w:r>
      <w:r w:rsidR="00E367D3">
        <w:t>from</w:t>
      </w:r>
      <w:r w:rsidR="00E367D3">
        <w:rPr>
          <w:spacing w:val="-8"/>
        </w:rPr>
        <w:t xml:space="preserve"> </w:t>
      </w:r>
      <w:r w:rsidR="00E367D3">
        <w:rPr>
          <w:spacing w:val="1"/>
        </w:rPr>
        <w:t>the</w:t>
      </w:r>
      <w:r w:rsidR="00E367D3">
        <w:rPr>
          <w:spacing w:val="-7"/>
        </w:rPr>
        <w:t xml:space="preserve"> </w:t>
      </w:r>
      <w:r w:rsidR="00E367D3">
        <w:t>coding</w:t>
      </w:r>
      <w:r w:rsidR="00E367D3">
        <w:rPr>
          <w:spacing w:val="-4"/>
        </w:rPr>
        <w:t xml:space="preserve"> </w:t>
      </w:r>
      <w:r w:rsidR="00E367D3">
        <w:t>conventions</w:t>
      </w:r>
      <w:r w:rsidR="00E367D3">
        <w:rPr>
          <w:spacing w:val="-5"/>
        </w:rPr>
        <w:t xml:space="preserve"> </w:t>
      </w:r>
      <w:r w:rsidR="00E367D3">
        <w:rPr>
          <w:spacing w:val="1"/>
        </w:rPr>
        <w:t>as</w:t>
      </w:r>
      <w:r w:rsidR="00E367D3">
        <w:rPr>
          <w:spacing w:val="-6"/>
        </w:rPr>
        <w:t xml:space="preserve"> </w:t>
      </w:r>
      <w:r w:rsidR="00E367D3">
        <w:t>this</w:t>
      </w:r>
      <w:r w:rsidR="00E367D3">
        <w:rPr>
          <w:spacing w:val="-5"/>
        </w:rPr>
        <w:t xml:space="preserve"> </w:t>
      </w:r>
      <w:r w:rsidR="00E367D3">
        <w:t>was</w:t>
      </w:r>
      <w:r w:rsidR="00E367D3">
        <w:rPr>
          <w:spacing w:val="-3"/>
        </w:rPr>
        <w:t xml:space="preserve"> </w:t>
      </w:r>
      <w:r w:rsidR="00E367D3">
        <w:t>obtained</w:t>
      </w:r>
      <w:r w:rsidR="00E367D3">
        <w:rPr>
          <w:spacing w:val="-3"/>
        </w:rPr>
        <w:t xml:space="preserve"> </w:t>
      </w:r>
      <w:r w:rsidR="00E367D3">
        <w:t>through</w:t>
      </w:r>
      <w:r w:rsidR="00E367D3">
        <w:rPr>
          <w:spacing w:val="-4"/>
        </w:rPr>
        <w:t xml:space="preserve"> </w:t>
      </w:r>
      <w:r w:rsidR="00E367D3">
        <w:t>an acquisi</w:t>
      </w:r>
      <w:r w:rsidR="007543B6">
        <w:t>tion.</w:t>
      </w:r>
    </w:p>
    <w:p w14:paraId="2472BAE5" w14:textId="77777777" w:rsidR="00036603" w:rsidRDefault="00036603" w:rsidP="00036603">
      <w:pPr>
        <w:pStyle w:val="BodyText"/>
        <w:rPr>
          <w:rFonts w:ascii="Times New Roman" w:hAnsi="Times New Roman" w:cs="Times New Roman"/>
        </w:rPr>
      </w:pPr>
    </w:p>
    <w:p w14:paraId="454EEDDD" w14:textId="37F0EB87" w:rsidR="005A76DC" w:rsidRPr="00036603" w:rsidRDefault="00E367D3" w:rsidP="00036603">
      <w:pPr>
        <w:pStyle w:val="BodyText"/>
        <w:rPr>
          <w:rFonts w:cs="Arial"/>
          <w:b/>
          <w:bCs/>
        </w:rPr>
      </w:pPr>
      <w:r w:rsidRPr="00036603">
        <w:rPr>
          <w:b/>
          <w:bCs/>
        </w:rPr>
        <w:lastRenderedPageBreak/>
        <w:t>Peer</w:t>
      </w:r>
      <w:r w:rsidRPr="00036603">
        <w:rPr>
          <w:b/>
          <w:bCs/>
          <w:spacing w:val="1"/>
        </w:rPr>
        <w:t xml:space="preserve"> </w:t>
      </w:r>
      <w:r w:rsidRPr="00036603">
        <w:rPr>
          <w:b/>
          <w:bCs/>
          <w:spacing w:val="-2"/>
        </w:rPr>
        <w:t>Review</w:t>
      </w:r>
    </w:p>
    <w:p w14:paraId="000806DD" w14:textId="30885A55" w:rsidR="00386D4E" w:rsidRDefault="00E367D3" w:rsidP="00036603">
      <w:pPr>
        <w:pStyle w:val="BodyText"/>
        <w:rPr>
          <w:spacing w:val="1"/>
        </w:rPr>
      </w:pPr>
      <w:r>
        <w:t>Code</w:t>
      </w:r>
      <w:r>
        <w:rPr>
          <w:spacing w:val="-5"/>
        </w:rPr>
        <w:t xml:space="preserve"> </w:t>
      </w:r>
      <w:r>
        <w:rPr>
          <w:spacing w:val="-1"/>
        </w:rPr>
        <w:t>reviews</w:t>
      </w:r>
      <w:r>
        <w:rPr>
          <w:spacing w:val="-4"/>
        </w:rPr>
        <w:t xml:space="preserve"> </w:t>
      </w:r>
      <w:r>
        <w:t>are</w:t>
      </w:r>
      <w:r>
        <w:rPr>
          <w:spacing w:val="-7"/>
        </w:rPr>
        <w:t xml:space="preserve"> </w:t>
      </w:r>
      <w:r>
        <w:t>an</w:t>
      </w:r>
      <w:r>
        <w:rPr>
          <w:spacing w:val="-4"/>
        </w:rPr>
        <w:t xml:space="preserve"> </w:t>
      </w:r>
      <w:r>
        <w:t>important</w:t>
      </w:r>
      <w:r>
        <w:rPr>
          <w:spacing w:val="-3"/>
        </w:rPr>
        <w:t xml:space="preserve"> </w:t>
      </w:r>
      <w:r>
        <w:rPr>
          <w:spacing w:val="-1"/>
        </w:rPr>
        <w:t>part</w:t>
      </w:r>
      <w:r>
        <w:rPr>
          <w:spacing w:val="-6"/>
        </w:rPr>
        <w:t xml:space="preserve"> </w:t>
      </w:r>
      <w:r>
        <w:t>of</w:t>
      </w:r>
      <w:r>
        <w:rPr>
          <w:spacing w:val="-7"/>
        </w:rPr>
        <w:t xml:space="preserve"> </w:t>
      </w:r>
      <w:r>
        <w:t>the</w:t>
      </w:r>
      <w:r>
        <w:rPr>
          <w:spacing w:val="-5"/>
        </w:rPr>
        <w:t xml:space="preserve"> </w:t>
      </w:r>
      <w:r>
        <w:rPr>
          <w:spacing w:val="-1"/>
        </w:rPr>
        <w:t>Wind</w:t>
      </w:r>
      <w:r>
        <w:rPr>
          <w:spacing w:val="-4"/>
        </w:rPr>
        <w:t xml:space="preserve"> </w:t>
      </w:r>
      <w:r>
        <w:rPr>
          <w:spacing w:val="-1"/>
        </w:rPr>
        <w:t>River</w:t>
      </w:r>
      <w:r>
        <w:rPr>
          <w:spacing w:val="-7"/>
        </w:rPr>
        <w:t xml:space="preserve"> </w:t>
      </w:r>
      <w:r>
        <w:t>development</w:t>
      </w:r>
      <w:r>
        <w:rPr>
          <w:spacing w:val="-6"/>
        </w:rPr>
        <w:t xml:space="preserve"> </w:t>
      </w:r>
      <w:r>
        <w:t>process.</w:t>
      </w:r>
      <w:r>
        <w:rPr>
          <w:spacing w:val="-2"/>
        </w:rPr>
        <w:t xml:space="preserve"> </w:t>
      </w:r>
      <w:r>
        <w:rPr>
          <w:spacing w:val="-1"/>
        </w:rPr>
        <w:t>Wind</w:t>
      </w:r>
      <w:r>
        <w:rPr>
          <w:spacing w:val="-4"/>
        </w:rPr>
        <w:t xml:space="preserve"> </w:t>
      </w:r>
      <w:r>
        <w:rPr>
          <w:spacing w:val="-1"/>
        </w:rPr>
        <w:t>River</w:t>
      </w:r>
      <w:r>
        <w:rPr>
          <w:spacing w:val="49"/>
          <w:w w:val="99"/>
        </w:rPr>
        <w:t xml:space="preserve"> </w:t>
      </w:r>
      <w:r>
        <w:t>uses</w:t>
      </w:r>
      <w:r>
        <w:rPr>
          <w:spacing w:val="-7"/>
        </w:rPr>
        <w:t xml:space="preserve"> </w:t>
      </w:r>
      <w:r>
        <w:t>commercially</w:t>
      </w:r>
      <w:r>
        <w:rPr>
          <w:spacing w:val="-8"/>
        </w:rPr>
        <w:t xml:space="preserve"> </w:t>
      </w:r>
      <w:r>
        <w:t>available</w:t>
      </w:r>
      <w:r>
        <w:rPr>
          <w:spacing w:val="-8"/>
        </w:rPr>
        <w:t xml:space="preserve"> </w:t>
      </w:r>
      <w:r w:rsidR="007B38BD">
        <w:t>code review tools</w:t>
      </w:r>
      <w:r>
        <w:rPr>
          <w:spacing w:val="-1"/>
        </w:rPr>
        <w:t>.</w:t>
      </w:r>
      <w:r>
        <w:rPr>
          <w:spacing w:val="-2"/>
        </w:rPr>
        <w:t xml:space="preserve"> </w:t>
      </w:r>
      <w:r>
        <w:t>Code</w:t>
      </w:r>
      <w:r>
        <w:rPr>
          <w:spacing w:val="-6"/>
        </w:rPr>
        <w:t xml:space="preserve"> </w:t>
      </w:r>
      <w:r>
        <w:rPr>
          <w:spacing w:val="-1"/>
        </w:rPr>
        <w:t>reviews</w:t>
      </w:r>
      <w:r>
        <w:rPr>
          <w:spacing w:val="54"/>
          <w:w w:val="99"/>
        </w:rPr>
        <w:t xml:space="preserve"> </w:t>
      </w:r>
      <w:r>
        <w:t>are</w:t>
      </w:r>
      <w:r>
        <w:rPr>
          <w:spacing w:val="-7"/>
        </w:rPr>
        <w:t xml:space="preserve"> </w:t>
      </w:r>
      <w:r>
        <w:rPr>
          <w:spacing w:val="-1"/>
        </w:rPr>
        <w:t>held</w:t>
      </w:r>
      <w:r>
        <w:rPr>
          <w:spacing w:val="-3"/>
        </w:rPr>
        <w:t xml:space="preserve"> </w:t>
      </w:r>
      <w:r>
        <w:t>prior</w:t>
      </w:r>
      <w:r>
        <w:rPr>
          <w:spacing w:val="-6"/>
        </w:rPr>
        <w:t xml:space="preserve"> </w:t>
      </w:r>
      <w:r>
        <w:rPr>
          <w:spacing w:val="1"/>
        </w:rPr>
        <w:t>to</w:t>
      </w:r>
      <w:r>
        <w:rPr>
          <w:spacing w:val="-5"/>
        </w:rPr>
        <w:t xml:space="preserve"> </w:t>
      </w:r>
      <w:r>
        <w:t>code</w:t>
      </w:r>
      <w:r>
        <w:rPr>
          <w:spacing w:val="-7"/>
        </w:rPr>
        <w:t xml:space="preserve"> </w:t>
      </w:r>
      <w:r>
        <w:t>check-in</w:t>
      </w:r>
      <w:r>
        <w:rPr>
          <w:spacing w:val="-1"/>
        </w:rPr>
        <w:t>.</w:t>
      </w:r>
      <w:r w:rsidR="00386D4E">
        <w:rPr>
          <w:spacing w:val="1"/>
        </w:rPr>
        <w:t xml:space="preserve">  Code is reviewed against feature requirements, design documentation, the Wind River Coding </w:t>
      </w:r>
      <w:r w:rsidR="001E7FE5">
        <w:rPr>
          <w:spacing w:val="1"/>
        </w:rPr>
        <w:t>Rules and Style Guides</w:t>
      </w:r>
      <w:r w:rsidR="00902BE4">
        <w:rPr>
          <w:spacing w:val="1"/>
        </w:rPr>
        <w:t>,</w:t>
      </w:r>
      <w:r w:rsidR="00386D4E">
        <w:rPr>
          <w:spacing w:val="1"/>
        </w:rPr>
        <w:t xml:space="preserve"> and for logic and syntax errors.</w:t>
      </w:r>
    </w:p>
    <w:p w14:paraId="4EFBFC04" w14:textId="2A58569B" w:rsidR="005A76DC" w:rsidRPr="00036603" w:rsidRDefault="00E367D3" w:rsidP="00362AF0">
      <w:pPr>
        <w:pStyle w:val="BulletA2"/>
        <w:numPr>
          <w:ilvl w:val="2"/>
          <w:numId w:val="2"/>
        </w:numPr>
      </w:pPr>
      <w:r w:rsidRPr="00036603">
        <w:t>As defined by the technology</w:t>
      </w:r>
      <w:r w:rsidR="00036603" w:rsidRPr="00036603">
        <w:t xml:space="preserve"> </w:t>
      </w:r>
      <w:r w:rsidRPr="00036603">
        <w:t>lead, reviews are required for the following areas:</w:t>
      </w:r>
    </w:p>
    <w:p w14:paraId="33FFF3FB" w14:textId="77777777" w:rsidR="005A76DC" w:rsidRPr="00036603" w:rsidRDefault="007025DF" w:rsidP="00362AF0">
      <w:pPr>
        <w:pStyle w:val="BulletA2"/>
        <w:numPr>
          <w:ilvl w:val="2"/>
          <w:numId w:val="2"/>
        </w:numPr>
      </w:pPr>
      <w:r w:rsidRPr="00036603">
        <w:t>requirements</w:t>
      </w:r>
      <w:r w:rsidR="00E367D3" w:rsidRPr="00036603">
        <w:t>, including as part of HLD process</w:t>
      </w:r>
    </w:p>
    <w:p w14:paraId="7D3FB314" w14:textId="77777777" w:rsidR="005A76DC" w:rsidRPr="00036603" w:rsidRDefault="007025DF" w:rsidP="00362AF0">
      <w:pPr>
        <w:pStyle w:val="BulletA2"/>
        <w:numPr>
          <w:ilvl w:val="2"/>
          <w:numId w:val="2"/>
        </w:numPr>
      </w:pPr>
      <w:r w:rsidRPr="00036603">
        <w:t>designs</w:t>
      </w:r>
    </w:p>
    <w:p w14:paraId="0FC610BD" w14:textId="595939DA" w:rsidR="005A76DC" w:rsidRPr="00036603" w:rsidRDefault="007025DF" w:rsidP="00362AF0">
      <w:pPr>
        <w:pStyle w:val="BulletA2"/>
        <w:numPr>
          <w:ilvl w:val="2"/>
          <w:numId w:val="2"/>
        </w:numPr>
      </w:pPr>
      <w:r w:rsidRPr="00036603">
        <w:t xml:space="preserve">test </w:t>
      </w:r>
      <w:r w:rsidR="00E367D3" w:rsidRPr="00036603">
        <w:t>plans</w:t>
      </w:r>
    </w:p>
    <w:p w14:paraId="3C7CC98C" w14:textId="77777777" w:rsidR="005A76DC" w:rsidRPr="00036603" w:rsidRDefault="00E367D3" w:rsidP="00362AF0">
      <w:pPr>
        <w:pStyle w:val="BulletA2"/>
        <w:numPr>
          <w:ilvl w:val="2"/>
          <w:numId w:val="2"/>
        </w:numPr>
      </w:pPr>
      <w:r w:rsidRPr="00036603">
        <w:t xml:space="preserve">Code, </w:t>
      </w:r>
      <w:r w:rsidR="007025DF" w:rsidRPr="00036603">
        <w:t>in which</w:t>
      </w:r>
      <w:r w:rsidRPr="00036603">
        <w:t>:</w:t>
      </w:r>
    </w:p>
    <w:p w14:paraId="1A4CE41E" w14:textId="4F0D431A" w:rsidR="005A76DC" w:rsidRPr="00036603" w:rsidRDefault="00E367D3" w:rsidP="00362AF0">
      <w:pPr>
        <w:pStyle w:val="BulletA2"/>
        <w:numPr>
          <w:ilvl w:val="3"/>
          <w:numId w:val="2"/>
        </w:numPr>
      </w:pPr>
      <w:r w:rsidRPr="00036603">
        <w:t>Check-in requires a peer review</w:t>
      </w:r>
    </w:p>
    <w:p w14:paraId="04AD2039" w14:textId="29F676F6" w:rsidR="005A76DC" w:rsidRDefault="00E367D3" w:rsidP="00362AF0">
      <w:pPr>
        <w:pStyle w:val="BulletA2"/>
        <w:numPr>
          <w:ilvl w:val="3"/>
          <w:numId w:val="2"/>
        </w:numPr>
      </w:pPr>
      <w:r w:rsidRPr="00036603">
        <w:t>The code review tool is used to capture the results</w:t>
      </w:r>
    </w:p>
    <w:p w14:paraId="00E281FC" w14:textId="77777777" w:rsidR="00036603" w:rsidRPr="00036603" w:rsidRDefault="00036603" w:rsidP="00036603">
      <w:pPr>
        <w:pStyle w:val="BulletA2"/>
        <w:numPr>
          <w:ilvl w:val="0"/>
          <w:numId w:val="0"/>
        </w:numPr>
        <w:ind w:left="936" w:hanging="216"/>
      </w:pPr>
    </w:p>
    <w:p w14:paraId="2B5C98F3" w14:textId="323803CC" w:rsidR="005A76DC" w:rsidRPr="00036603" w:rsidRDefault="00036603" w:rsidP="00036603">
      <w:pPr>
        <w:pStyle w:val="BodyText"/>
        <w:rPr>
          <w:rFonts w:cs="Arial"/>
          <w:b/>
          <w:bCs/>
        </w:rPr>
      </w:pPr>
      <w:r w:rsidRPr="00036603">
        <w:rPr>
          <w:b/>
          <w:bCs/>
        </w:rPr>
        <w:t>Static Analysis</w:t>
      </w:r>
    </w:p>
    <w:p w14:paraId="1A647E98" w14:textId="61247A1F" w:rsidR="005A76DC" w:rsidRDefault="006C1460" w:rsidP="00036603">
      <w:pPr>
        <w:pStyle w:val="BodyText"/>
        <w:spacing w:before="129" w:line="250" w:lineRule="auto"/>
        <w:ind w:right="381"/>
      </w:pPr>
      <w:r>
        <w:t>The</w:t>
      </w:r>
      <w:r>
        <w:rPr>
          <w:spacing w:val="-6"/>
        </w:rPr>
        <w:t xml:space="preserve"> </w:t>
      </w:r>
      <w:r w:rsidRPr="00036603">
        <w:t xml:space="preserve">VxWorks team uses the Prevent static analysis tool from </w:t>
      </w:r>
      <w:proofErr w:type="spellStart"/>
      <w:r w:rsidRPr="00036603">
        <w:t>Coverity</w:t>
      </w:r>
      <w:proofErr w:type="spellEnd"/>
      <w:r w:rsidRPr="00036603">
        <w:t xml:space="preserve"> during </w:t>
      </w:r>
      <w:r>
        <w:t>its nightly regression testing cycle</w:t>
      </w:r>
      <w:r w:rsidRPr="00036603">
        <w:t>.</w:t>
      </w:r>
      <w:r>
        <w:t xml:space="preserve">  </w:t>
      </w:r>
      <w:r w:rsidRPr="00036603">
        <w:t xml:space="preserve">When a developer completes coding, they are responsible </w:t>
      </w:r>
      <w:r>
        <w:t>for</w:t>
      </w:r>
      <w:r w:rsidRPr="00036603">
        <w:t xml:space="preserve"> ensuring their code does not</w:t>
      </w:r>
      <w:r>
        <w:t xml:space="preserve"> contain any </w:t>
      </w:r>
      <w:proofErr w:type="spellStart"/>
      <w:r>
        <w:t>Coverity</w:t>
      </w:r>
      <w:proofErr w:type="spellEnd"/>
      <w:r>
        <w:t xml:space="preserve"> errors.  Any errors found during this test cycle are reported in daily emails and must be reviewed, triaged, and addressed by domain leads.  False positive errors can be suppressed using in-code annotations.  Such annotations must be reviewed and approved by an architect.</w:t>
      </w:r>
    </w:p>
    <w:p w14:paraId="18626BE7" w14:textId="57E58030" w:rsidR="00036603" w:rsidRPr="00036603" w:rsidRDefault="006C1460" w:rsidP="006C1460">
      <w:pPr>
        <w:pStyle w:val="BodyText"/>
        <w:spacing w:before="129" w:line="250" w:lineRule="auto"/>
        <w:ind w:right="381"/>
      </w:pPr>
      <w:r>
        <w:t xml:space="preserve">The Feature Complete gate is contingent on nightly regression testing cycle being free of any </w:t>
      </w:r>
      <w:proofErr w:type="spellStart"/>
      <w:r>
        <w:t>Coverity</w:t>
      </w:r>
      <w:proofErr w:type="spellEnd"/>
      <w:r>
        <w:t xml:space="preserve"> errors.</w:t>
      </w:r>
    </w:p>
    <w:p w14:paraId="43FD21EB" w14:textId="1CA08E31" w:rsidR="005A76DC" w:rsidRPr="00036603" w:rsidRDefault="00E367D3" w:rsidP="00036603">
      <w:pPr>
        <w:pStyle w:val="BodyText"/>
        <w:rPr>
          <w:rFonts w:cs="Arial"/>
          <w:b/>
          <w:bCs/>
        </w:rPr>
      </w:pPr>
      <w:r w:rsidRPr="00036603">
        <w:rPr>
          <w:b/>
          <w:bCs/>
          <w:spacing w:val="-2"/>
        </w:rPr>
        <w:t>Test</w:t>
      </w:r>
      <w:r w:rsidRPr="00036603">
        <w:rPr>
          <w:b/>
          <w:bCs/>
          <w:spacing w:val="1"/>
        </w:rPr>
        <w:t xml:space="preserve"> </w:t>
      </w:r>
      <w:r w:rsidR="00036603">
        <w:rPr>
          <w:b/>
          <w:bCs/>
        </w:rPr>
        <w:t>Results</w:t>
      </w:r>
    </w:p>
    <w:p w14:paraId="4353C793" w14:textId="60C5666A" w:rsidR="00790C4D" w:rsidRDefault="00790C4D" w:rsidP="00790C4D">
      <w:pPr>
        <w:pStyle w:val="BodyText"/>
        <w:spacing w:before="131" w:line="250" w:lineRule="auto"/>
        <w:ind w:right="258"/>
      </w:pPr>
      <w:r>
        <w:t xml:space="preserve">All test results, including Unit, Feature, Regression, and System tests are provided </w:t>
      </w:r>
      <w:r w:rsidR="006C1460">
        <w:t>in</w:t>
      </w:r>
      <w:r>
        <w:t xml:space="preserve"> the LTAF tool.  The Candance at which these are updated varies depending on necessity:</w:t>
      </w:r>
    </w:p>
    <w:p w14:paraId="3352CB38" w14:textId="0527B0C1" w:rsidR="00790C4D" w:rsidRDefault="00790C4D" w:rsidP="00362AF0">
      <w:pPr>
        <w:pStyle w:val="BulletA2"/>
        <w:numPr>
          <w:ilvl w:val="2"/>
          <w:numId w:val="2"/>
        </w:numPr>
      </w:pPr>
      <w:r>
        <w:t xml:space="preserve">Unit and Feature testing is performed throughout the </w:t>
      </w:r>
      <w:proofErr w:type="gramStart"/>
      <w:r>
        <w:t>In Progress</w:t>
      </w:r>
      <w:proofErr w:type="gramEnd"/>
      <w:r>
        <w:t xml:space="preserve"> phase</w:t>
      </w:r>
    </w:p>
    <w:p w14:paraId="58A1BD1F" w14:textId="25CD7BE0" w:rsidR="00790C4D" w:rsidRDefault="00790C4D" w:rsidP="00362AF0">
      <w:pPr>
        <w:pStyle w:val="BulletA2"/>
        <w:numPr>
          <w:ilvl w:val="2"/>
          <w:numId w:val="2"/>
        </w:numPr>
      </w:pPr>
      <w:r>
        <w:t>Regression testing is performed daily</w:t>
      </w:r>
    </w:p>
    <w:p w14:paraId="144EB3CD" w14:textId="1CA50FFF" w:rsidR="006C1460" w:rsidRDefault="006C1460" w:rsidP="006C1460">
      <w:pPr>
        <w:pStyle w:val="BulletA2"/>
        <w:numPr>
          <w:ilvl w:val="2"/>
          <w:numId w:val="2"/>
        </w:numPr>
      </w:pPr>
      <w:r>
        <w:t>Integration</w:t>
      </w:r>
      <w:r w:rsidR="00790C4D">
        <w:t xml:space="preserve"> testing is performed at least once per release</w:t>
      </w:r>
    </w:p>
    <w:p w14:paraId="036367D5" w14:textId="519462D7" w:rsidR="00941295" w:rsidRDefault="00941295" w:rsidP="00941295">
      <w:pPr>
        <w:pStyle w:val="BodyText"/>
      </w:pPr>
      <w:r>
        <w:t>The team responsible for executing the testing is also responsible for ensuring results are available in the LTAF tool.  The Feature Complete gate is contingent on all Features having test results available.</w:t>
      </w:r>
    </w:p>
    <w:p w14:paraId="62A76566" w14:textId="7AA92772" w:rsidR="005A76DC" w:rsidRPr="00F20703" w:rsidRDefault="00E367D3" w:rsidP="008372A4">
      <w:pPr>
        <w:pStyle w:val="HeadingA3"/>
        <w:rPr>
          <w:rFonts w:eastAsia="Arial" w:cs="Arial"/>
          <w:bCs/>
        </w:rPr>
      </w:pPr>
      <w:bookmarkStart w:id="61" w:name="_Toc40266479"/>
      <w:r w:rsidRPr="00F20703">
        <w:rPr>
          <w:spacing w:val="-2"/>
        </w:rPr>
        <w:t>Test</w:t>
      </w:r>
      <w:r w:rsidRPr="00F20703">
        <w:rPr>
          <w:spacing w:val="1"/>
        </w:rPr>
        <w:t xml:space="preserve"> </w:t>
      </w:r>
      <w:r w:rsidRPr="00F20703">
        <w:rPr>
          <w:spacing w:val="-1"/>
        </w:rPr>
        <w:t>Process</w:t>
      </w:r>
      <w:r w:rsidR="002D2232">
        <w:rPr>
          <w:spacing w:val="-1"/>
        </w:rPr>
        <w:t>es</w:t>
      </w:r>
      <w:bookmarkEnd w:id="61"/>
    </w:p>
    <w:p w14:paraId="7707B3BC" w14:textId="78F99160" w:rsidR="005A76DC" w:rsidRDefault="00E367D3">
      <w:pPr>
        <w:pStyle w:val="BodyText"/>
        <w:spacing w:before="163" w:line="250" w:lineRule="auto"/>
        <w:ind w:left="29" w:right="836"/>
      </w:pPr>
      <w:r>
        <w:t>The</w:t>
      </w:r>
      <w:r>
        <w:rPr>
          <w:spacing w:val="-7"/>
        </w:rPr>
        <w:t xml:space="preserve"> </w:t>
      </w:r>
      <w:r>
        <w:rPr>
          <w:spacing w:val="-1"/>
        </w:rPr>
        <w:t>following</w:t>
      </w:r>
      <w:r>
        <w:rPr>
          <w:spacing w:val="-5"/>
        </w:rPr>
        <w:t xml:space="preserve"> </w:t>
      </w:r>
      <w:r>
        <w:t>table</w:t>
      </w:r>
      <w:r>
        <w:rPr>
          <w:spacing w:val="-5"/>
        </w:rPr>
        <w:t xml:space="preserve"> </w:t>
      </w:r>
      <w:r>
        <w:rPr>
          <w:spacing w:val="-1"/>
        </w:rPr>
        <w:t>summarizes</w:t>
      </w:r>
      <w:r>
        <w:rPr>
          <w:spacing w:val="-6"/>
        </w:rPr>
        <w:t xml:space="preserve"> </w:t>
      </w:r>
      <w:r>
        <w:rPr>
          <w:spacing w:val="1"/>
        </w:rPr>
        <w:t>the</w:t>
      </w:r>
      <w:r>
        <w:rPr>
          <w:spacing w:val="-4"/>
        </w:rPr>
        <w:t xml:space="preserve"> </w:t>
      </w:r>
      <w:r>
        <w:rPr>
          <w:spacing w:val="-1"/>
        </w:rPr>
        <w:t>various</w:t>
      </w:r>
      <w:r>
        <w:rPr>
          <w:spacing w:val="-6"/>
        </w:rPr>
        <w:t xml:space="preserve"> </w:t>
      </w:r>
      <w:r>
        <w:t>types</w:t>
      </w:r>
      <w:r>
        <w:rPr>
          <w:spacing w:val="-3"/>
        </w:rPr>
        <w:t xml:space="preserve"> </w:t>
      </w:r>
      <w:r>
        <w:rPr>
          <w:spacing w:val="-1"/>
        </w:rPr>
        <w:t>of</w:t>
      </w:r>
      <w:r>
        <w:rPr>
          <w:spacing w:val="-6"/>
        </w:rPr>
        <w:t xml:space="preserve"> </w:t>
      </w:r>
      <w:r>
        <w:t>tests</w:t>
      </w:r>
      <w:r>
        <w:rPr>
          <w:spacing w:val="-4"/>
        </w:rPr>
        <w:t xml:space="preserve"> </w:t>
      </w:r>
      <w:r>
        <w:t>Wind</w:t>
      </w:r>
      <w:r>
        <w:rPr>
          <w:spacing w:val="-4"/>
        </w:rPr>
        <w:t xml:space="preserve"> </w:t>
      </w:r>
      <w:r>
        <w:rPr>
          <w:spacing w:val="-1"/>
        </w:rPr>
        <w:t>River</w:t>
      </w:r>
      <w:r>
        <w:rPr>
          <w:spacing w:val="-6"/>
        </w:rPr>
        <w:t xml:space="preserve"> </w:t>
      </w:r>
      <w:r>
        <w:t>uses</w:t>
      </w:r>
      <w:r>
        <w:rPr>
          <w:spacing w:val="-6"/>
        </w:rPr>
        <w:t xml:space="preserve"> </w:t>
      </w:r>
      <w:r>
        <w:t>and</w:t>
      </w:r>
      <w:r>
        <w:rPr>
          <w:spacing w:val="-3"/>
        </w:rPr>
        <w:t xml:space="preserve"> </w:t>
      </w:r>
      <w:r>
        <w:t>the</w:t>
      </w:r>
      <w:r w:rsidR="003F4F56">
        <w:rPr>
          <w:spacing w:val="64"/>
          <w:w w:val="99"/>
        </w:rPr>
        <w:t xml:space="preserve"> </w:t>
      </w:r>
      <w:r>
        <w:t>responsible</w:t>
      </w:r>
      <w:r>
        <w:rPr>
          <w:spacing w:val="-7"/>
        </w:rPr>
        <w:t xml:space="preserve"> </w:t>
      </w:r>
      <w:r>
        <w:t>party</w:t>
      </w:r>
      <w:r>
        <w:rPr>
          <w:spacing w:val="-7"/>
        </w:rPr>
        <w:t xml:space="preserve"> </w:t>
      </w:r>
      <w:r>
        <w:rPr>
          <w:spacing w:val="1"/>
        </w:rPr>
        <w:t>for</w:t>
      </w:r>
      <w:r>
        <w:rPr>
          <w:spacing w:val="-6"/>
        </w:rPr>
        <w:t xml:space="preserve"> </w:t>
      </w:r>
      <w:r>
        <w:rPr>
          <w:spacing w:val="-1"/>
        </w:rPr>
        <w:t>each</w:t>
      </w:r>
      <w:r>
        <w:rPr>
          <w:spacing w:val="-5"/>
        </w:rPr>
        <w:t xml:space="preserve"> </w:t>
      </w:r>
      <w:r>
        <w:t>type</w:t>
      </w:r>
      <w:r>
        <w:rPr>
          <w:spacing w:val="-7"/>
        </w:rPr>
        <w:t xml:space="preserve"> </w:t>
      </w:r>
      <w:r>
        <w:t>of</w:t>
      </w:r>
      <w:r>
        <w:rPr>
          <w:spacing w:val="-7"/>
        </w:rPr>
        <w:t xml:space="preserve"> </w:t>
      </w:r>
      <w:r>
        <w:t>testing:</w:t>
      </w:r>
    </w:p>
    <w:p w14:paraId="218B2BEB" w14:textId="77777777" w:rsidR="005A76DC" w:rsidRDefault="005A76DC">
      <w:pPr>
        <w:spacing w:before="8"/>
        <w:rPr>
          <w:rFonts w:ascii="Times New Roman" w:eastAsia="Times New Roman" w:hAnsi="Times New Roman" w:cs="Times New Roman"/>
          <w:sz w:val="21"/>
          <w:szCs w:val="21"/>
        </w:rPr>
      </w:pPr>
    </w:p>
    <w:tbl>
      <w:tblPr>
        <w:tblStyle w:val="TableGrid"/>
        <w:tblW w:w="0" w:type="auto"/>
        <w:tblLook w:val="01E0" w:firstRow="1" w:lastRow="1" w:firstColumn="1" w:lastColumn="1" w:noHBand="0" w:noVBand="0"/>
      </w:tblPr>
      <w:tblGrid>
        <w:gridCol w:w="1351"/>
        <w:gridCol w:w="2058"/>
        <w:gridCol w:w="6141"/>
      </w:tblGrid>
      <w:tr w:rsidR="00972FCB" w14:paraId="7F58E761" w14:textId="77777777" w:rsidTr="003F4F56">
        <w:trPr>
          <w:trHeight w:hRule="exact" w:val="402"/>
        </w:trPr>
        <w:tc>
          <w:tcPr>
            <w:tcW w:w="0" w:type="auto"/>
            <w:shd w:val="clear" w:color="auto" w:fill="D9D9D9" w:themeFill="background1" w:themeFillShade="D9"/>
          </w:tcPr>
          <w:p w14:paraId="732096A8" w14:textId="77777777" w:rsidR="005A76DC" w:rsidRPr="002D2232" w:rsidRDefault="00E367D3" w:rsidP="002D2232">
            <w:pPr>
              <w:rPr>
                <w:rFonts w:eastAsia="Arial" w:hAnsi="Arial" w:cs="Arial"/>
                <w:b/>
                <w:bCs/>
                <w:sz w:val="20"/>
                <w:szCs w:val="20"/>
              </w:rPr>
            </w:pPr>
            <w:r w:rsidRPr="002D2232">
              <w:rPr>
                <w:b/>
                <w:bCs/>
                <w:sz w:val="20"/>
                <w:szCs w:val="20"/>
              </w:rPr>
              <w:t>Test</w:t>
            </w:r>
            <w:r w:rsidRPr="002D2232">
              <w:rPr>
                <w:b/>
                <w:bCs/>
                <w:spacing w:val="-12"/>
                <w:sz w:val="20"/>
                <w:szCs w:val="20"/>
              </w:rPr>
              <w:t xml:space="preserve"> </w:t>
            </w:r>
            <w:r w:rsidRPr="002D2232">
              <w:rPr>
                <w:b/>
                <w:bCs/>
                <w:sz w:val="20"/>
                <w:szCs w:val="20"/>
              </w:rPr>
              <w:t>Type</w:t>
            </w:r>
          </w:p>
        </w:tc>
        <w:tc>
          <w:tcPr>
            <w:tcW w:w="0" w:type="auto"/>
            <w:shd w:val="clear" w:color="auto" w:fill="D9D9D9" w:themeFill="background1" w:themeFillShade="D9"/>
          </w:tcPr>
          <w:p w14:paraId="4440A564" w14:textId="77777777" w:rsidR="005A76DC" w:rsidRPr="002D2232" w:rsidRDefault="00E367D3" w:rsidP="002D2232">
            <w:pPr>
              <w:rPr>
                <w:rFonts w:eastAsia="Arial" w:hAnsi="Arial" w:cs="Arial"/>
                <w:b/>
                <w:bCs/>
                <w:sz w:val="20"/>
                <w:szCs w:val="20"/>
              </w:rPr>
            </w:pPr>
            <w:r w:rsidRPr="002D2232">
              <w:rPr>
                <w:b/>
                <w:bCs/>
                <w:sz w:val="20"/>
                <w:szCs w:val="20"/>
              </w:rPr>
              <w:t>Primary</w:t>
            </w:r>
            <w:r w:rsidRPr="002D2232">
              <w:rPr>
                <w:b/>
                <w:bCs/>
                <w:spacing w:val="21"/>
                <w:w w:val="99"/>
                <w:sz w:val="20"/>
                <w:szCs w:val="20"/>
              </w:rPr>
              <w:t xml:space="preserve"> </w:t>
            </w:r>
            <w:r w:rsidRPr="002D2232">
              <w:rPr>
                <w:b/>
                <w:bCs/>
                <w:w w:val="95"/>
                <w:sz w:val="20"/>
                <w:szCs w:val="20"/>
              </w:rPr>
              <w:t>Responsibility</w:t>
            </w:r>
          </w:p>
        </w:tc>
        <w:tc>
          <w:tcPr>
            <w:tcW w:w="0" w:type="auto"/>
            <w:shd w:val="clear" w:color="auto" w:fill="D9D9D9" w:themeFill="background1" w:themeFillShade="D9"/>
          </w:tcPr>
          <w:p w14:paraId="7F15B8A1" w14:textId="77777777" w:rsidR="005A76DC" w:rsidRPr="002D2232" w:rsidRDefault="00E367D3" w:rsidP="002D2232">
            <w:pPr>
              <w:rPr>
                <w:rFonts w:eastAsia="Arial" w:hAnsi="Arial" w:cs="Arial"/>
                <w:b/>
                <w:bCs/>
                <w:sz w:val="20"/>
                <w:szCs w:val="20"/>
              </w:rPr>
            </w:pPr>
            <w:r w:rsidRPr="002D2232">
              <w:rPr>
                <w:b/>
                <w:bCs/>
                <w:spacing w:val="-1"/>
                <w:sz w:val="20"/>
                <w:szCs w:val="20"/>
              </w:rPr>
              <w:t>Details</w:t>
            </w:r>
          </w:p>
        </w:tc>
      </w:tr>
      <w:tr w:rsidR="00972FCB" w14:paraId="5DCAA1DB" w14:textId="77777777" w:rsidTr="002D2232">
        <w:trPr>
          <w:trHeight w:hRule="exact" w:val="815"/>
        </w:trPr>
        <w:tc>
          <w:tcPr>
            <w:tcW w:w="0" w:type="auto"/>
          </w:tcPr>
          <w:p w14:paraId="10B16DDA" w14:textId="77777777" w:rsidR="005A76DC" w:rsidRPr="002D2232" w:rsidRDefault="00E367D3" w:rsidP="002D2232">
            <w:pPr>
              <w:rPr>
                <w:rFonts w:eastAsia="Times New Roman" w:hAnsi="Times New Roman" w:cs="Times New Roman"/>
                <w:sz w:val="20"/>
                <w:szCs w:val="20"/>
              </w:rPr>
            </w:pPr>
            <w:r w:rsidRPr="002D2232">
              <w:rPr>
                <w:sz w:val="20"/>
                <w:szCs w:val="20"/>
              </w:rPr>
              <w:t>Unit</w:t>
            </w:r>
          </w:p>
        </w:tc>
        <w:tc>
          <w:tcPr>
            <w:tcW w:w="0" w:type="auto"/>
          </w:tcPr>
          <w:p w14:paraId="01CFF02F" w14:textId="77777777" w:rsidR="005A76DC" w:rsidRPr="002D2232" w:rsidRDefault="00E367D3" w:rsidP="002D2232">
            <w:pPr>
              <w:rPr>
                <w:rFonts w:eastAsia="Times New Roman" w:hAnsi="Times New Roman" w:cs="Times New Roman"/>
                <w:sz w:val="20"/>
                <w:szCs w:val="20"/>
              </w:rPr>
            </w:pPr>
            <w:r w:rsidRPr="002D2232">
              <w:rPr>
                <w:sz w:val="20"/>
                <w:szCs w:val="20"/>
              </w:rPr>
              <w:t>Development</w:t>
            </w:r>
            <w:r w:rsidRPr="002D2232">
              <w:rPr>
                <w:spacing w:val="-17"/>
                <w:sz w:val="20"/>
                <w:szCs w:val="20"/>
              </w:rPr>
              <w:t xml:space="preserve"> </w:t>
            </w:r>
            <w:r w:rsidRPr="002D2232">
              <w:rPr>
                <w:spacing w:val="1"/>
                <w:sz w:val="20"/>
                <w:szCs w:val="20"/>
              </w:rPr>
              <w:t>Team</w:t>
            </w:r>
          </w:p>
        </w:tc>
        <w:tc>
          <w:tcPr>
            <w:tcW w:w="0" w:type="auto"/>
          </w:tcPr>
          <w:p w14:paraId="213DE017" w14:textId="0484D1C9" w:rsidR="005A76DC" w:rsidRPr="002D2232" w:rsidRDefault="00E367D3" w:rsidP="002D2232">
            <w:pPr>
              <w:rPr>
                <w:rFonts w:eastAsia="Times New Roman" w:hAnsi="Times New Roman" w:cs="Times New Roman"/>
                <w:sz w:val="20"/>
                <w:szCs w:val="20"/>
              </w:rPr>
            </w:pPr>
            <w:r w:rsidRPr="002D2232">
              <w:rPr>
                <w:sz w:val="20"/>
                <w:szCs w:val="20"/>
              </w:rPr>
              <w:t>Code</w:t>
            </w:r>
            <w:r w:rsidRPr="002D2232">
              <w:rPr>
                <w:spacing w:val="-5"/>
                <w:sz w:val="20"/>
                <w:szCs w:val="20"/>
              </w:rPr>
              <w:t xml:space="preserve"> </w:t>
            </w:r>
            <w:r w:rsidRPr="002D2232">
              <w:rPr>
                <w:sz w:val="20"/>
                <w:szCs w:val="20"/>
              </w:rPr>
              <w:t>inspections</w:t>
            </w:r>
            <w:r w:rsidRPr="002D2232">
              <w:rPr>
                <w:spacing w:val="-5"/>
                <w:sz w:val="20"/>
                <w:szCs w:val="20"/>
              </w:rPr>
              <w:t xml:space="preserve"> </w:t>
            </w:r>
            <w:r w:rsidRPr="002D2232">
              <w:rPr>
                <w:sz w:val="20"/>
                <w:szCs w:val="20"/>
              </w:rPr>
              <w:t>and</w:t>
            </w:r>
            <w:r w:rsidRPr="002D2232">
              <w:rPr>
                <w:spacing w:val="-3"/>
                <w:sz w:val="20"/>
                <w:szCs w:val="20"/>
              </w:rPr>
              <w:t xml:space="preserve"> </w:t>
            </w:r>
            <w:r w:rsidRPr="002D2232">
              <w:rPr>
                <w:sz w:val="20"/>
                <w:szCs w:val="20"/>
              </w:rPr>
              <w:t>a</w:t>
            </w:r>
            <w:r w:rsidRPr="002D2232">
              <w:rPr>
                <w:spacing w:val="-2"/>
                <w:sz w:val="20"/>
                <w:szCs w:val="20"/>
              </w:rPr>
              <w:t xml:space="preserve"> </w:t>
            </w:r>
            <w:r w:rsidRPr="002D2232">
              <w:rPr>
                <w:sz w:val="20"/>
                <w:szCs w:val="20"/>
              </w:rPr>
              <w:t>mix</w:t>
            </w:r>
            <w:r w:rsidRPr="002D2232">
              <w:rPr>
                <w:spacing w:val="-6"/>
                <w:sz w:val="20"/>
                <w:szCs w:val="20"/>
              </w:rPr>
              <w:t xml:space="preserve"> </w:t>
            </w:r>
            <w:r w:rsidRPr="002D2232">
              <w:rPr>
                <w:sz w:val="20"/>
                <w:szCs w:val="20"/>
              </w:rPr>
              <w:t>of</w:t>
            </w:r>
            <w:r w:rsidRPr="002D2232">
              <w:rPr>
                <w:spacing w:val="-4"/>
                <w:sz w:val="20"/>
                <w:szCs w:val="20"/>
              </w:rPr>
              <w:t xml:space="preserve"> </w:t>
            </w:r>
            <w:r w:rsidRPr="002D2232">
              <w:rPr>
                <w:sz w:val="20"/>
                <w:szCs w:val="20"/>
              </w:rPr>
              <w:t>test</w:t>
            </w:r>
            <w:r w:rsidRPr="002D2232">
              <w:rPr>
                <w:spacing w:val="-5"/>
                <w:sz w:val="20"/>
                <w:szCs w:val="20"/>
              </w:rPr>
              <w:t xml:space="preserve"> </w:t>
            </w:r>
            <w:r w:rsidRPr="002D2232">
              <w:rPr>
                <w:sz w:val="20"/>
                <w:szCs w:val="20"/>
              </w:rPr>
              <w:t>strategies</w:t>
            </w:r>
            <w:r w:rsidRPr="002D2232">
              <w:rPr>
                <w:spacing w:val="-6"/>
                <w:sz w:val="20"/>
                <w:szCs w:val="20"/>
              </w:rPr>
              <w:t xml:space="preserve"> </w:t>
            </w:r>
            <w:r w:rsidRPr="002D2232">
              <w:rPr>
                <w:sz w:val="20"/>
                <w:szCs w:val="20"/>
              </w:rPr>
              <w:t>to</w:t>
            </w:r>
            <w:r w:rsidRPr="002D2232">
              <w:rPr>
                <w:spacing w:val="-3"/>
                <w:sz w:val="20"/>
                <w:szCs w:val="20"/>
              </w:rPr>
              <w:t xml:space="preserve"> </w:t>
            </w:r>
            <w:r w:rsidRPr="002D2232">
              <w:rPr>
                <w:sz w:val="20"/>
                <w:szCs w:val="20"/>
              </w:rPr>
              <w:t>verify</w:t>
            </w:r>
            <w:r w:rsidRPr="002D2232">
              <w:rPr>
                <w:spacing w:val="50"/>
                <w:w w:val="99"/>
                <w:sz w:val="20"/>
                <w:szCs w:val="20"/>
              </w:rPr>
              <w:t xml:space="preserve"> </w:t>
            </w:r>
            <w:r w:rsidRPr="002D2232">
              <w:rPr>
                <w:sz w:val="20"/>
                <w:szCs w:val="20"/>
              </w:rPr>
              <w:t>functionality</w:t>
            </w:r>
            <w:r w:rsidRPr="002D2232">
              <w:rPr>
                <w:spacing w:val="-8"/>
                <w:sz w:val="20"/>
                <w:szCs w:val="20"/>
              </w:rPr>
              <w:t xml:space="preserve"> </w:t>
            </w:r>
            <w:r w:rsidRPr="002D2232">
              <w:rPr>
                <w:sz w:val="20"/>
                <w:szCs w:val="20"/>
              </w:rPr>
              <w:t>of</w:t>
            </w:r>
            <w:r w:rsidRPr="002D2232">
              <w:rPr>
                <w:spacing w:val="-5"/>
                <w:sz w:val="20"/>
                <w:szCs w:val="20"/>
              </w:rPr>
              <w:t xml:space="preserve"> </w:t>
            </w:r>
            <w:r w:rsidRPr="002D2232">
              <w:rPr>
                <w:sz w:val="20"/>
                <w:szCs w:val="20"/>
              </w:rPr>
              <w:t>new</w:t>
            </w:r>
            <w:r w:rsidRPr="002D2232">
              <w:rPr>
                <w:spacing w:val="-8"/>
                <w:sz w:val="20"/>
                <w:szCs w:val="20"/>
              </w:rPr>
              <w:t xml:space="preserve"> </w:t>
            </w:r>
            <w:r w:rsidRPr="002D2232">
              <w:rPr>
                <w:sz w:val="20"/>
                <w:szCs w:val="20"/>
              </w:rPr>
              <w:t>features</w:t>
            </w:r>
            <w:r w:rsidRPr="002D2232">
              <w:rPr>
                <w:spacing w:val="-7"/>
                <w:sz w:val="20"/>
                <w:szCs w:val="20"/>
              </w:rPr>
              <w:t xml:space="preserve"> </w:t>
            </w:r>
            <w:r w:rsidRPr="002D2232">
              <w:rPr>
                <w:sz w:val="20"/>
                <w:szCs w:val="20"/>
              </w:rPr>
              <w:t>and</w:t>
            </w:r>
            <w:r w:rsidRPr="002D2232">
              <w:rPr>
                <w:spacing w:val="-6"/>
                <w:sz w:val="20"/>
                <w:szCs w:val="20"/>
              </w:rPr>
              <w:t xml:space="preserve"> </w:t>
            </w:r>
            <w:r w:rsidRPr="002D2232">
              <w:rPr>
                <w:sz w:val="20"/>
                <w:szCs w:val="20"/>
              </w:rPr>
              <w:t>prevent</w:t>
            </w:r>
            <w:r w:rsidRPr="002D2232">
              <w:rPr>
                <w:spacing w:val="-7"/>
                <w:sz w:val="20"/>
                <w:szCs w:val="20"/>
              </w:rPr>
              <w:t xml:space="preserve"> </w:t>
            </w:r>
            <w:r w:rsidRPr="002D2232">
              <w:rPr>
                <w:sz w:val="20"/>
                <w:szCs w:val="20"/>
              </w:rPr>
              <w:t>destabilization</w:t>
            </w:r>
            <w:r w:rsidRPr="002D2232">
              <w:rPr>
                <w:spacing w:val="-7"/>
                <w:sz w:val="20"/>
                <w:szCs w:val="20"/>
              </w:rPr>
              <w:t xml:space="preserve"> </w:t>
            </w:r>
            <w:r w:rsidR="003F4F56" w:rsidRPr="002D2232">
              <w:rPr>
                <w:spacing w:val="-7"/>
                <w:sz w:val="20"/>
                <w:szCs w:val="20"/>
              </w:rPr>
              <w:t>at</w:t>
            </w:r>
            <w:r w:rsidRPr="002D2232">
              <w:rPr>
                <w:spacing w:val="-4"/>
                <w:sz w:val="20"/>
                <w:szCs w:val="20"/>
              </w:rPr>
              <w:t xml:space="preserve"> </w:t>
            </w:r>
            <w:r w:rsidRPr="002D2232">
              <w:rPr>
                <w:sz w:val="20"/>
                <w:szCs w:val="20"/>
              </w:rPr>
              <w:t>integration</w:t>
            </w:r>
            <w:r w:rsidRPr="002D2232">
              <w:rPr>
                <w:spacing w:val="-6"/>
                <w:sz w:val="20"/>
                <w:szCs w:val="20"/>
              </w:rPr>
              <w:t xml:space="preserve"> </w:t>
            </w:r>
            <w:r w:rsidRPr="002D2232">
              <w:rPr>
                <w:sz w:val="20"/>
                <w:szCs w:val="20"/>
              </w:rPr>
              <w:t>time. This</w:t>
            </w:r>
            <w:r w:rsidRPr="002D2232">
              <w:rPr>
                <w:spacing w:val="-6"/>
                <w:sz w:val="20"/>
                <w:szCs w:val="20"/>
              </w:rPr>
              <w:t xml:space="preserve"> </w:t>
            </w:r>
            <w:r w:rsidRPr="002D2232">
              <w:rPr>
                <w:sz w:val="20"/>
                <w:szCs w:val="20"/>
              </w:rPr>
              <w:t>is</w:t>
            </w:r>
            <w:r w:rsidRPr="002D2232">
              <w:rPr>
                <w:spacing w:val="-5"/>
                <w:sz w:val="20"/>
                <w:szCs w:val="20"/>
              </w:rPr>
              <w:t xml:space="preserve"> </w:t>
            </w:r>
            <w:r w:rsidRPr="002D2232">
              <w:rPr>
                <w:sz w:val="20"/>
                <w:szCs w:val="20"/>
              </w:rPr>
              <w:t>performed</w:t>
            </w:r>
            <w:r w:rsidRPr="002D2232">
              <w:rPr>
                <w:spacing w:val="32"/>
                <w:w w:val="99"/>
                <w:sz w:val="20"/>
                <w:szCs w:val="20"/>
              </w:rPr>
              <w:t xml:space="preserve"> </w:t>
            </w:r>
            <w:r w:rsidRPr="002D2232">
              <w:rPr>
                <w:sz w:val="20"/>
                <w:szCs w:val="20"/>
              </w:rPr>
              <w:t>during</w:t>
            </w:r>
            <w:r w:rsidRPr="002D2232">
              <w:rPr>
                <w:spacing w:val="-7"/>
                <w:sz w:val="20"/>
                <w:szCs w:val="20"/>
              </w:rPr>
              <w:t xml:space="preserve"> </w:t>
            </w:r>
            <w:r w:rsidRPr="002D2232">
              <w:rPr>
                <w:sz w:val="20"/>
                <w:szCs w:val="20"/>
              </w:rPr>
              <w:t>the</w:t>
            </w:r>
            <w:r w:rsidRPr="002D2232">
              <w:rPr>
                <w:spacing w:val="-6"/>
                <w:sz w:val="20"/>
                <w:szCs w:val="20"/>
              </w:rPr>
              <w:t xml:space="preserve"> </w:t>
            </w:r>
            <w:r w:rsidRPr="002D2232">
              <w:rPr>
                <w:sz w:val="20"/>
                <w:szCs w:val="20"/>
              </w:rPr>
              <w:t>development</w:t>
            </w:r>
            <w:r w:rsidRPr="002D2232">
              <w:rPr>
                <w:spacing w:val="-7"/>
                <w:sz w:val="20"/>
                <w:szCs w:val="20"/>
              </w:rPr>
              <w:t xml:space="preserve"> </w:t>
            </w:r>
            <w:r w:rsidRPr="002D2232">
              <w:rPr>
                <w:sz w:val="20"/>
                <w:szCs w:val="20"/>
              </w:rPr>
              <w:t>phase</w:t>
            </w:r>
            <w:r w:rsidRPr="002D2232">
              <w:rPr>
                <w:spacing w:val="-4"/>
                <w:sz w:val="20"/>
                <w:szCs w:val="20"/>
              </w:rPr>
              <w:t xml:space="preserve"> </w:t>
            </w:r>
            <w:r w:rsidRPr="002D2232">
              <w:rPr>
                <w:sz w:val="20"/>
                <w:szCs w:val="20"/>
              </w:rPr>
              <w:t>prior</w:t>
            </w:r>
            <w:r w:rsidRPr="002D2232">
              <w:rPr>
                <w:spacing w:val="-6"/>
                <w:sz w:val="20"/>
                <w:szCs w:val="20"/>
              </w:rPr>
              <w:t xml:space="preserve"> </w:t>
            </w:r>
            <w:r w:rsidRPr="002D2232">
              <w:rPr>
                <w:sz w:val="20"/>
                <w:szCs w:val="20"/>
              </w:rPr>
              <w:t>to</w:t>
            </w:r>
            <w:r w:rsidRPr="002D2232">
              <w:rPr>
                <w:spacing w:val="-8"/>
                <w:sz w:val="20"/>
                <w:szCs w:val="20"/>
              </w:rPr>
              <w:t xml:space="preserve"> </w:t>
            </w:r>
            <w:r w:rsidRPr="002D2232">
              <w:rPr>
                <w:sz w:val="20"/>
                <w:szCs w:val="20"/>
              </w:rPr>
              <w:t>feature</w:t>
            </w:r>
            <w:r w:rsidRPr="002D2232">
              <w:rPr>
                <w:spacing w:val="-6"/>
                <w:sz w:val="20"/>
                <w:szCs w:val="20"/>
              </w:rPr>
              <w:t xml:space="preserve"> </w:t>
            </w:r>
            <w:r w:rsidRPr="002D2232">
              <w:rPr>
                <w:sz w:val="20"/>
                <w:szCs w:val="20"/>
              </w:rPr>
              <w:t>complete.</w:t>
            </w:r>
          </w:p>
        </w:tc>
      </w:tr>
      <w:tr w:rsidR="00972FCB" w14:paraId="47F3202A" w14:textId="77777777" w:rsidTr="002D2232">
        <w:trPr>
          <w:trHeight w:hRule="exact" w:val="1851"/>
        </w:trPr>
        <w:tc>
          <w:tcPr>
            <w:tcW w:w="0" w:type="auto"/>
          </w:tcPr>
          <w:p w14:paraId="41B034B0" w14:textId="77777777" w:rsidR="005A76DC" w:rsidRPr="002D2232" w:rsidRDefault="00E367D3" w:rsidP="002D2232">
            <w:pPr>
              <w:rPr>
                <w:rFonts w:eastAsia="Times New Roman" w:hAnsi="Times New Roman" w:cs="Times New Roman"/>
                <w:sz w:val="20"/>
                <w:szCs w:val="20"/>
              </w:rPr>
            </w:pPr>
            <w:r w:rsidRPr="002D2232">
              <w:rPr>
                <w:sz w:val="20"/>
                <w:szCs w:val="20"/>
              </w:rPr>
              <w:t>Functional</w:t>
            </w:r>
          </w:p>
        </w:tc>
        <w:tc>
          <w:tcPr>
            <w:tcW w:w="0" w:type="auto"/>
          </w:tcPr>
          <w:p w14:paraId="1FE20D85" w14:textId="5CA51947"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z w:val="20"/>
                <w:szCs w:val="20"/>
              </w:rPr>
              <w:t>Development</w:t>
            </w:r>
            <w:r w:rsidRPr="002D2232">
              <w:rPr>
                <w:spacing w:val="-10"/>
                <w:sz w:val="20"/>
                <w:szCs w:val="20"/>
              </w:rPr>
              <w:t xml:space="preserve"> </w:t>
            </w:r>
            <w:r w:rsidRPr="002D2232">
              <w:rPr>
                <w:spacing w:val="1"/>
                <w:sz w:val="20"/>
                <w:szCs w:val="20"/>
              </w:rPr>
              <w:t>Team</w:t>
            </w:r>
            <w:r w:rsidR="003F4F56" w:rsidRPr="002D2232">
              <w:rPr>
                <w:spacing w:val="1"/>
                <w:sz w:val="20"/>
                <w:szCs w:val="20"/>
              </w:rPr>
              <w:t xml:space="preserve"> and/or Development Team</w:t>
            </w:r>
          </w:p>
        </w:tc>
        <w:tc>
          <w:tcPr>
            <w:tcW w:w="0" w:type="auto"/>
          </w:tcPr>
          <w:p w14:paraId="3E2D6907" w14:textId="098D6198" w:rsidR="005A76DC" w:rsidRPr="002D2232" w:rsidRDefault="00E367D3" w:rsidP="002D2232">
            <w:pPr>
              <w:rPr>
                <w:rFonts w:eastAsia="Times New Roman" w:hAnsi="Times New Roman" w:cs="Times New Roman"/>
                <w:sz w:val="20"/>
                <w:szCs w:val="20"/>
              </w:rPr>
            </w:pPr>
            <w:r w:rsidRPr="002D2232">
              <w:rPr>
                <w:sz w:val="20"/>
                <w:szCs w:val="20"/>
              </w:rPr>
              <w:t>Testing</w:t>
            </w:r>
            <w:r w:rsidRPr="002D2232">
              <w:rPr>
                <w:spacing w:val="-7"/>
                <w:sz w:val="20"/>
                <w:szCs w:val="20"/>
              </w:rPr>
              <w:t xml:space="preserve"> </w:t>
            </w:r>
            <w:r w:rsidRPr="002D2232">
              <w:rPr>
                <w:sz w:val="20"/>
                <w:szCs w:val="20"/>
              </w:rPr>
              <w:t>functionality</w:t>
            </w:r>
            <w:r w:rsidRPr="002D2232">
              <w:rPr>
                <w:spacing w:val="-7"/>
                <w:sz w:val="20"/>
                <w:szCs w:val="20"/>
              </w:rPr>
              <w:t xml:space="preserve"> </w:t>
            </w:r>
            <w:r w:rsidRPr="002D2232">
              <w:rPr>
                <w:sz w:val="20"/>
                <w:szCs w:val="20"/>
              </w:rPr>
              <w:t>and</w:t>
            </w:r>
            <w:r w:rsidRPr="002D2232">
              <w:rPr>
                <w:spacing w:val="-6"/>
                <w:sz w:val="20"/>
                <w:szCs w:val="20"/>
              </w:rPr>
              <w:t xml:space="preserve"> </w:t>
            </w:r>
            <w:r w:rsidRPr="002D2232">
              <w:rPr>
                <w:sz w:val="20"/>
                <w:szCs w:val="20"/>
              </w:rPr>
              <w:t>robustness</w:t>
            </w:r>
            <w:r w:rsidRPr="002D2232">
              <w:rPr>
                <w:spacing w:val="-8"/>
                <w:sz w:val="20"/>
                <w:szCs w:val="20"/>
              </w:rPr>
              <w:t xml:space="preserve"> </w:t>
            </w:r>
            <w:r w:rsidRPr="002D2232">
              <w:rPr>
                <w:sz w:val="20"/>
                <w:szCs w:val="20"/>
              </w:rPr>
              <w:t>(</w:t>
            </w:r>
            <w:r w:rsidR="003F4F56" w:rsidRPr="002D2232">
              <w:rPr>
                <w:sz w:val="20"/>
                <w:szCs w:val="20"/>
              </w:rPr>
              <w:t xml:space="preserve">i.e. </w:t>
            </w:r>
            <w:r w:rsidRPr="002D2232">
              <w:rPr>
                <w:sz w:val="20"/>
                <w:szCs w:val="20"/>
              </w:rPr>
              <w:t>error</w:t>
            </w:r>
            <w:r w:rsidRPr="002D2232">
              <w:rPr>
                <w:spacing w:val="-7"/>
                <w:sz w:val="20"/>
                <w:szCs w:val="20"/>
              </w:rPr>
              <w:t xml:space="preserve"> </w:t>
            </w:r>
            <w:r w:rsidRPr="002D2232">
              <w:rPr>
                <w:sz w:val="20"/>
                <w:szCs w:val="20"/>
              </w:rPr>
              <w:t>handling)</w:t>
            </w:r>
            <w:r w:rsidRPr="002D2232">
              <w:rPr>
                <w:spacing w:val="-7"/>
                <w:sz w:val="20"/>
                <w:szCs w:val="20"/>
              </w:rPr>
              <w:t xml:space="preserve"> </w:t>
            </w:r>
            <w:r w:rsidRPr="002D2232">
              <w:rPr>
                <w:sz w:val="20"/>
                <w:szCs w:val="20"/>
              </w:rPr>
              <w:t>of</w:t>
            </w:r>
            <w:r w:rsidRPr="002D2232">
              <w:rPr>
                <w:spacing w:val="37"/>
                <w:w w:val="99"/>
                <w:sz w:val="20"/>
                <w:szCs w:val="20"/>
              </w:rPr>
              <w:t xml:space="preserve"> </w:t>
            </w:r>
            <w:r w:rsidRPr="002D2232">
              <w:rPr>
                <w:sz w:val="20"/>
                <w:szCs w:val="20"/>
              </w:rPr>
              <w:t>new</w:t>
            </w:r>
            <w:r w:rsidRPr="002D2232">
              <w:rPr>
                <w:spacing w:val="-8"/>
                <w:sz w:val="20"/>
                <w:szCs w:val="20"/>
              </w:rPr>
              <w:t xml:space="preserve"> </w:t>
            </w:r>
            <w:r w:rsidRPr="002D2232">
              <w:rPr>
                <w:sz w:val="20"/>
                <w:szCs w:val="20"/>
              </w:rPr>
              <w:t>features</w:t>
            </w:r>
            <w:r w:rsidRPr="002D2232">
              <w:rPr>
                <w:spacing w:val="-7"/>
                <w:sz w:val="20"/>
                <w:szCs w:val="20"/>
              </w:rPr>
              <w:t xml:space="preserve"> </w:t>
            </w:r>
            <w:r w:rsidRPr="002D2232">
              <w:rPr>
                <w:sz w:val="20"/>
                <w:szCs w:val="20"/>
              </w:rPr>
              <w:t>based</w:t>
            </w:r>
            <w:r w:rsidRPr="002D2232">
              <w:rPr>
                <w:spacing w:val="-4"/>
                <w:sz w:val="20"/>
                <w:szCs w:val="20"/>
              </w:rPr>
              <w:t xml:space="preserve"> </w:t>
            </w:r>
            <w:r w:rsidRPr="002D2232">
              <w:rPr>
                <w:sz w:val="20"/>
                <w:szCs w:val="20"/>
              </w:rPr>
              <w:t>on</w:t>
            </w:r>
            <w:r w:rsidRPr="002D2232">
              <w:rPr>
                <w:spacing w:val="-7"/>
                <w:sz w:val="20"/>
                <w:szCs w:val="20"/>
              </w:rPr>
              <w:t xml:space="preserve"> </w:t>
            </w:r>
            <w:r w:rsidRPr="002D2232">
              <w:rPr>
                <w:sz w:val="20"/>
                <w:szCs w:val="20"/>
              </w:rPr>
              <w:t>requirement</w:t>
            </w:r>
            <w:r w:rsidR="003F4F56" w:rsidRPr="002D2232">
              <w:rPr>
                <w:sz w:val="20"/>
                <w:szCs w:val="20"/>
              </w:rPr>
              <w:t>s</w:t>
            </w:r>
            <w:r w:rsidRPr="002D2232">
              <w:rPr>
                <w:spacing w:val="-7"/>
                <w:sz w:val="20"/>
                <w:szCs w:val="20"/>
              </w:rPr>
              <w:t xml:space="preserve"> </w:t>
            </w:r>
            <w:r w:rsidRPr="002D2232">
              <w:rPr>
                <w:sz w:val="20"/>
                <w:szCs w:val="20"/>
              </w:rPr>
              <w:t>and</w:t>
            </w:r>
            <w:r w:rsidRPr="002D2232">
              <w:rPr>
                <w:spacing w:val="-4"/>
                <w:sz w:val="20"/>
                <w:szCs w:val="20"/>
              </w:rPr>
              <w:t xml:space="preserve"> </w:t>
            </w:r>
            <w:r w:rsidRPr="002D2232">
              <w:rPr>
                <w:sz w:val="20"/>
                <w:szCs w:val="20"/>
              </w:rPr>
              <w:t>design</w:t>
            </w:r>
            <w:r w:rsidRPr="002D2232">
              <w:rPr>
                <w:spacing w:val="20"/>
                <w:w w:val="99"/>
                <w:sz w:val="20"/>
                <w:szCs w:val="20"/>
              </w:rPr>
              <w:t xml:space="preserve"> </w:t>
            </w:r>
            <w:r w:rsidRPr="002D2232">
              <w:rPr>
                <w:sz w:val="20"/>
                <w:szCs w:val="20"/>
              </w:rPr>
              <w:t>specifications.</w:t>
            </w:r>
          </w:p>
          <w:p w14:paraId="6F2316D8" w14:textId="77777777" w:rsidR="005A76DC" w:rsidRPr="002D2232" w:rsidRDefault="005A76DC" w:rsidP="002D2232">
            <w:pPr>
              <w:rPr>
                <w:rFonts w:eastAsia="Times New Roman" w:hAnsi="Times New Roman" w:cs="Times New Roman"/>
                <w:sz w:val="20"/>
                <w:szCs w:val="20"/>
              </w:rPr>
            </w:pPr>
          </w:p>
          <w:p w14:paraId="30304C7D" w14:textId="4023410E"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7"/>
                <w:sz w:val="20"/>
                <w:szCs w:val="20"/>
              </w:rPr>
              <w:t xml:space="preserve"> </w:t>
            </w:r>
            <w:r w:rsidR="003F4F56" w:rsidRPr="002D2232">
              <w:rPr>
                <w:spacing w:val="-7"/>
                <w:sz w:val="20"/>
                <w:szCs w:val="20"/>
              </w:rPr>
              <w:t>At least o</w:t>
            </w:r>
            <w:r w:rsidRPr="002D2232">
              <w:rPr>
                <w:sz w:val="20"/>
                <w:szCs w:val="20"/>
              </w:rPr>
              <w:t>nce</w:t>
            </w:r>
            <w:r w:rsidRPr="002D2232">
              <w:rPr>
                <w:spacing w:val="-6"/>
                <w:sz w:val="20"/>
                <w:szCs w:val="20"/>
              </w:rPr>
              <w:t xml:space="preserve"> </w:t>
            </w:r>
            <w:r w:rsidR="003F4F56" w:rsidRPr="002D2232">
              <w:rPr>
                <w:sz w:val="20"/>
                <w:szCs w:val="20"/>
              </w:rPr>
              <w:t xml:space="preserve">during the </w:t>
            </w:r>
            <w:proofErr w:type="gramStart"/>
            <w:r w:rsidR="003F4F56" w:rsidRPr="002D2232">
              <w:rPr>
                <w:sz w:val="20"/>
                <w:szCs w:val="20"/>
              </w:rPr>
              <w:t>In Progress</w:t>
            </w:r>
            <w:proofErr w:type="gramEnd"/>
            <w:r w:rsidRPr="002D2232">
              <w:rPr>
                <w:spacing w:val="-7"/>
                <w:sz w:val="20"/>
                <w:szCs w:val="20"/>
              </w:rPr>
              <w:t xml:space="preserve"> </w:t>
            </w:r>
            <w:r w:rsidR="003F4F56" w:rsidRPr="002D2232">
              <w:rPr>
                <w:spacing w:val="-7"/>
                <w:sz w:val="20"/>
                <w:szCs w:val="20"/>
              </w:rPr>
              <w:t>p</w:t>
            </w:r>
            <w:r w:rsidRPr="002D2232">
              <w:rPr>
                <w:sz w:val="20"/>
                <w:szCs w:val="20"/>
              </w:rPr>
              <w:t>hase</w:t>
            </w:r>
            <w:r w:rsidRPr="002D2232">
              <w:rPr>
                <w:spacing w:val="-6"/>
                <w:sz w:val="20"/>
                <w:szCs w:val="20"/>
              </w:rPr>
              <w:t xml:space="preserve"> </w:t>
            </w:r>
            <w:r w:rsidRPr="002D2232">
              <w:rPr>
                <w:sz w:val="20"/>
                <w:szCs w:val="20"/>
              </w:rPr>
              <w:t>before</w:t>
            </w:r>
            <w:r w:rsidRPr="002D2232">
              <w:rPr>
                <w:spacing w:val="-6"/>
                <w:sz w:val="20"/>
                <w:szCs w:val="20"/>
              </w:rPr>
              <w:t xml:space="preserve"> </w:t>
            </w:r>
            <w:r w:rsidRPr="002D2232">
              <w:rPr>
                <w:sz w:val="20"/>
                <w:szCs w:val="20"/>
              </w:rPr>
              <w:t>the</w:t>
            </w:r>
            <w:r w:rsidRPr="002D2232">
              <w:rPr>
                <w:spacing w:val="28"/>
                <w:w w:val="99"/>
                <w:sz w:val="20"/>
                <w:szCs w:val="20"/>
              </w:rPr>
              <w:t xml:space="preserve"> </w:t>
            </w:r>
            <w:r w:rsidRPr="002D2232">
              <w:rPr>
                <w:sz w:val="20"/>
                <w:szCs w:val="20"/>
              </w:rPr>
              <w:t>feature</w:t>
            </w:r>
            <w:r w:rsidRPr="002D2232">
              <w:rPr>
                <w:spacing w:val="-6"/>
                <w:sz w:val="20"/>
                <w:szCs w:val="20"/>
              </w:rPr>
              <w:t xml:space="preserve"> </w:t>
            </w:r>
            <w:r w:rsidRPr="002D2232">
              <w:rPr>
                <w:sz w:val="20"/>
                <w:szCs w:val="20"/>
              </w:rPr>
              <w:t>is</w:t>
            </w:r>
            <w:r w:rsidRPr="002D2232">
              <w:rPr>
                <w:spacing w:val="-7"/>
                <w:sz w:val="20"/>
                <w:szCs w:val="20"/>
              </w:rPr>
              <w:t xml:space="preserve"> </w:t>
            </w:r>
            <w:r w:rsidRPr="002D2232">
              <w:rPr>
                <w:sz w:val="20"/>
                <w:szCs w:val="20"/>
              </w:rPr>
              <w:t>considered</w:t>
            </w:r>
            <w:r w:rsidRPr="002D2232">
              <w:rPr>
                <w:spacing w:val="-5"/>
                <w:sz w:val="20"/>
                <w:szCs w:val="20"/>
              </w:rPr>
              <w:t xml:space="preserve"> </w:t>
            </w:r>
            <w:r w:rsidR="003F4F56" w:rsidRPr="002D2232">
              <w:rPr>
                <w:sz w:val="20"/>
                <w:szCs w:val="20"/>
              </w:rPr>
              <w:t>F</w:t>
            </w:r>
            <w:r w:rsidRPr="002D2232">
              <w:rPr>
                <w:sz w:val="20"/>
                <w:szCs w:val="20"/>
              </w:rPr>
              <w:t>eature</w:t>
            </w:r>
            <w:r w:rsidRPr="002D2232">
              <w:rPr>
                <w:spacing w:val="-6"/>
                <w:sz w:val="20"/>
                <w:szCs w:val="20"/>
              </w:rPr>
              <w:t xml:space="preserve"> </w:t>
            </w:r>
            <w:r w:rsidR="003F4F56" w:rsidRPr="002D2232">
              <w:rPr>
                <w:spacing w:val="-6"/>
                <w:sz w:val="20"/>
                <w:szCs w:val="20"/>
              </w:rPr>
              <w:t>C</w:t>
            </w:r>
            <w:r w:rsidRPr="002D2232">
              <w:rPr>
                <w:sz w:val="20"/>
                <w:szCs w:val="20"/>
              </w:rPr>
              <w:t>omplete.</w:t>
            </w:r>
            <w:r w:rsidRPr="002D2232">
              <w:rPr>
                <w:spacing w:val="-5"/>
                <w:sz w:val="20"/>
                <w:szCs w:val="20"/>
              </w:rPr>
              <w:t xml:space="preserve"> </w:t>
            </w:r>
            <w:r w:rsidRPr="002D2232">
              <w:rPr>
                <w:sz w:val="20"/>
                <w:szCs w:val="20"/>
              </w:rPr>
              <w:t>Tests</w:t>
            </w:r>
            <w:r w:rsidRPr="002D2232">
              <w:rPr>
                <w:spacing w:val="-6"/>
                <w:sz w:val="20"/>
                <w:szCs w:val="20"/>
              </w:rPr>
              <w:t xml:space="preserve"> </w:t>
            </w:r>
            <w:r w:rsidRPr="002D2232">
              <w:rPr>
                <w:sz w:val="20"/>
                <w:szCs w:val="20"/>
              </w:rPr>
              <w:t>are</w:t>
            </w:r>
            <w:r w:rsidRPr="002D2232">
              <w:rPr>
                <w:spacing w:val="-5"/>
                <w:sz w:val="20"/>
                <w:szCs w:val="20"/>
              </w:rPr>
              <w:t xml:space="preserve"> </w:t>
            </w:r>
            <w:r w:rsidRPr="002D2232">
              <w:rPr>
                <w:sz w:val="20"/>
                <w:szCs w:val="20"/>
              </w:rPr>
              <w:t>formally</w:t>
            </w:r>
            <w:r w:rsidRPr="002D2232">
              <w:rPr>
                <w:spacing w:val="54"/>
                <w:w w:val="99"/>
                <w:sz w:val="20"/>
                <w:szCs w:val="20"/>
              </w:rPr>
              <w:t xml:space="preserve"> </w:t>
            </w:r>
            <w:r w:rsidRPr="002D2232">
              <w:rPr>
                <w:sz w:val="20"/>
                <w:szCs w:val="20"/>
              </w:rPr>
              <w:t>run</w:t>
            </w:r>
            <w:r w:rsidRPr="002D2232">
              <w:rPr>
                <w:spacing w:val="-6"/>
                <w:sz w:val="20"/>
                <w:szCs w:val="20"/>
              </w:rPr>
              <w:t xml:space="preserve"> </w:t>
            </w:r>
            <w:r w:rsidRPr="002D2232">
              <w:rPr>
                <w:sz w:val="20"/>
                <w:szCs w:val="20"/>
              </w:rPr>
              <w:t>once</w:t>
            </w:r>
            <w:r w:rsidRPr="002D2232">
              <w:rPr>
                <w:spacing w:val="-5"/>
                <w:sz w:val="20"/>
                <w:szCs w:val="20"/>
              </w:rPr>
              <w:t xml:space="preserve"> </w:t>
            </w:r>
            <w:r w:rsidRPr="002D2232">
              <w:rPr>
                <w:sz w:val="20"/>
                <w:szCs w:val="20"/>
              </w:rPr>
              <w:t>again</w:t>
            </w:r>
            <w:r w:rsidRPr="002D2232">
              <w:rPr>
                <w:spacing w:val="-6"/>
                <w:sz w:val="20"/>
                <w:szCs w:val="20"/>
              </w:rPr>
              <w:t xml:space="preserve"> </w:t>
            </w:r>
            <w:r w:rsidRPr="002D2232">
              <w:rPr>
                <w:sz w:val="20"/>
                <w:szCs w:val="20"/>
              </w:rPr>
              <w:t>in</w:t>
            </w:r>
            <w:r w:rsidRPr="002D2232">
              <w:rPr>
                <w:spacing w:val="-7"/>
                <w:sz w:val="20"/>
                <w:szCs w:val="20"/>
              </w:rPr>
              <w:t xml:space="preserve"> </w:t>
            </w:r>
            <w:r w:rsidRPr="002D2232">
              <w:rPr>
                <w:sz w:val="20"/>
                <w:szCs w:val="20"/>
              </w:rPr>
              <w:t>the</w:t>
            </w:r>
            <w:r w:rsidRPr="002D2232">
              <w:rPr>
                <w:spacing w:val="-5"/>
                <w:sz w:val="20"/>
                <w:szCs w:val="20"/>
              </w:rPr>
              <w:t xml:space="preserve"> </w:t>
            </w:r>
            <w:r w:rsidR="003F4F56" w:rsidRPr="002D2232">
              <w:rPr>
                <w:sz w:val="20"/>
                <w:szCs w:val="20"/>
              </w:rPr>
              <w:t>Accepted</w:t>
            </w:r>
            <w:r w:rsidRPr="002D2232">
              <w:rPr>
                <w:spacing w:val="-6"/>
                <w:sz w:val="20"/>
                <w:szCs w:val="20"/>
              </w:rPr>
              <w:t xml:space="preserve"> </w:t>
            </w:r>
            <w:r w:rsidRPr="002D2232">
              <w:rPr>
                <w:sz w:val="20"/>
                <w:szCs w:val="20"/>
              </w:rPr>
              <w:t>phase.</w:t>
            </w:r>
            <w:r w:rsidR="00972FCB" w:rsidRPr="002D2232">
              <w:rPr>
                <w:sz w:val="20"/>
                <w:szCs w:val="20"/>
              </w:rPr>
              <w:t xml:space="preserve"> New functional tests are added into regression test suite and run as part of nightly, Sprint, and release testing</w:t>
            </w:r>
            <w:r w:rsidR="002D2232" w:rsidRPr="002D2232">
              <w:rPr>
                <w:sz w:val="20"/>
                <w:szCs w:val="20"/>
              </w:rPr>
              <w:t>.</w:t>
            </w:r>
          </w:p>
        </w:tc>
      </w:tr>
      <w:tr w:rsidR="00972FCB" w14:paraId="425BB448" w14:textId="77777777" w:rsidTr="003F4F56">
        <w:trPr>
          <w:trHeight w:hRule="exact" w:val="1285"/>
        </w:trPr>
        <w:tc>
          <w:tcPr>
            <w:tcW w:w="0" w:type="auto"/>
          </w:tcPr>
          <w:p w14:paraId="5525D368" w14:textId="77777777" w:rsidR="005A76DC" w:rsidRPr="002D2232" w:rsidRDefault="00E367D3" w:rsidP="002D2232">
            <w:pPr>
              <w:rPr>
                <w:rFonts w:eastAsia="Times New Roman" w:hAnsi="Times New Roman" w:cs="Times New Roman"/>
                <w:sz w:val="20"/>
                <w:szCs w:val="20"/>
              </w:rPr>
            </w:pPr>
            <w:r w:rsidRPr="002D2232">
              <w:rPr>
                <w:sz w:val="20"/>
                <w:szCs w:val="20"/>
              </w:rPr>
              <w:lastRenderedPageBreak/>
              <w:t>Installation</w:t>
            </w:r>
            <w:r w:rsidRPr="002D2232">
              <w:rPr>
                <w:spacing w:val="-16"/>
                <w:sz w:val="20"/>
                <w:szCs w:val="20"/>
              </w:rPr>
              <w:t xml:space="preserve"> </w:t>
            </w:r>
            <w:r w:rsidRPr="002D2232">
              <w:rPr>
                <w:sz w:val="20"/>
                <w:szCs w:val="20"/>
              </w:rPr>
              <w:t>Testing</w:t>
            </w:r>
          </w:p>
        </w:tc>
        <w:tc>
          <w:tcPr>
            <w:tcW w:w="0" w:type="auto"/>
          </w:tcPr>
          <w:p w14:paraId="272C290E" w14:textId="77777777" w:rsidR="005A76DC" w:rsidRPr="002D2232" w:rsidRDefault="00E367D3" w:rsidP="002D2232">
            <w:pPr>
              <w:rPr>
                <w:rFonts w:eastAsia="Times New Roman" w:hAnsi="Times New Roman" w:cs="Times New Roman"/>
                <w:sz w:val="20"/>
                <w:szCs w:val="20"/>
              </w:rPr>
            </w:pPr>
            <w:r w:rsidRPr="002D2232">
              <w:rPr>
                <w:sz w:val="20"/>
                <w:szCs w:val="20"/>
              </w:rPr>
              <w:t>Software</w:t>
            </w:r>
            <w:r w:rsidRPr="002D2232">
              <w:rPr>
                <w:spacing w:val="-19"/>
                <w:sz w:val="20"/>
                <w:szCs w:val="20"/>
              </w:rPr>
              <w:t xml:space="preserve"> </w:t>
            </w:r>
            <w:r w:rsidRPr="002D2232">
              <w:rPr>
                <w:sz w:val="20"/>
                <w:szCs w:val="20"/>
              </w:rPr>
              <w:t>Infrastructure</w:t>
            </w:r>
            <w:r w:rsidRPr="002D2232">
              <w:rPr>
                <w:spacing w:val="37"/>
                <w:w w:val="99"/>
                <w:sz w:val="20"/>
                <w:szCs w:val="20"/>
              </w:rPr>
              <w:t xml:space="preserve"> </w:t>
            </w:r>
            <w:r w:rsidRPr="002D2232">
              <w:rPr>
                <w:sz w:val="20"/>
                <w:szCs w:val="20"/>
              </w:rPr>
              <w:t>Team</w:t>
            </w:r>
          </w:p>
        </w:tc>
        <w:tc>
          <w:tcPr>
            <w:tcW w:w="0" w:type="auto"/>
          </w:tcPr>
          <w:p w14:paraId="642FC39E" w14:textId="77777777" w:rsidR="005A76DC" w:rsidRPr="002D2232" w:rsidRDefault="00E367D3" w:rsidP="002D2232">
            <w:pPr>
              <w:rPr>
                <w:rFonts w:eastAsia="Times New Roman" w:hAnsi="Times New Roman" w:cs="Times New Roman"/>
                <w:sz w:val="20"/>
                <w:szCs w:val="20"/>
              </w:rPr>
            </w:pPr>
            <w:r w:rsidRPr="002D2232">
              <w:rPr>
                <w:sz w:val="20"/>
                <w:szCs w:val="20"/>
              </w:rPr>
              <w:t>Validation</w:t>
            </w:r>
            <w:r w:rsidRPr="002D2232">
              <w:rPr>
                <w:spacing w:val="-9"/>
                <w:sz w:val="20"/>
                <w:szCs w:val="20"/>
              </w:rPr>
              <w:t xml:space="preserve"> </w:t>
            </w:r>
            <w:r w:rsidRPr="002D2232">
              <w:rPr>
                <w:sz w:val="20"/>
                <w:szCs w:val="20"/>
              </w:rPr>
              <w:t>of</w:t>
            </w:r>
            <w:r w:rsidRPr="002D2232">
              <w:rPr>
                <w:spacing w:val="-9"/>
                <w:sz w:val="20"/>
                <w:szCs w:val="20"/>
              </w:rPr>
              <w:t xml:space="preserve"> </w:t>
            </w:r>
            <w:r w:rsidRPr="002D2232">
              <w:rPr>
                <w:sz w:val="20"/>
                <w:szCs w:val="20"/>
              </w:rPr>
              <w:t>the</w:t>
            </w:r>
            <w:r w:rsidRPr="002D2232">
              <w:rPr>
                <w:spacing w:val="-7"/>
                <w:sz w:val="20"/>
                <w:szCs w:val="20"/>
              </w:rPr>
              <w:t xml:space="preserve"> </w:t>
            </w:r>
            <w:r w:rsidRPr="002D2232">
              <w:rPr>
                <w:sz w:val="20"/>
                <w:szCs w:val="20"/>
              </w:rPr>
              <w:t>VxWorks</w:t>
            </w:r>
            <w:r w:rsidRPr="002D2232">
              <w:rPr>
                <w:spacing w:val="-8"/>
                <w:sz w:val="20"/>
                <w:szCs w:val="20"/>
              </w:rPr>
              <w:t xml:space="preserve"> </w:t>
            </w:r>
            <w:r w:rsidRPr="002D2232">
              <w:rPr>
                <w:sz w:val="20"/>
                <w:szCs w:val="20"/>
              </w:rPr>
              <w:t>Platforms</w:t>
            </w:r>
            <w:r w:rsidRPr="002D2232">
              <w:rPr>
                <w:spacing w:val="-8"/>
                <w:sz w:val="20"/>
                <w:szCs w:val="20"/>
              </w:rPr>
              <w:t xml:space="preserve"> </w:t>
            </w:r>
            <w:r w:rsidRPr="002D2232">
              <w:rPr>
                <w:sz w:val="20"/>
                <w:szCs w:val="20"/>
              </w:rPr>
              <w:t>product</w:t>
            </w:r>
            <w:r w:rsidRPr="002D2232">
              <w:rPr>
                <w:spacing w:val="-8"/>
                <w:sz w:val="20"/>
                <w:szCs w:val="20"/>
              </w:rPr>
              <w:t xml:space="preserve"> </w:t>
            </w:r>
            <w:r w:rsidRPr="002D2232">
              <w:rPr>
                <w:sz w:val="20"/>
                <w:szCs w:val="20"/>
              </w:rPr>
              <w:t>installation</w:t>
            </w:r>
            <w:r w:rsidRPr="002D2232">
              <w:rPr>
                <w:spacing w:val="36"/>
                <w:w w:val="99"/>
                <w:sz w:val="20"/>
                <w:szCs w:val="20"/>
              </w:rPr>
              <w:t xml:space="preserve"> </w:t>
            </w:r>
            <w:r w:rsidRPr="002D2232">
              <w:rPr>
                <w:sz w:val="20"/>
                <w:szCs w:val="20"/>
              </w:rPr>
              <w:t>procedure</w:t>
            </w:r>
            <w:r w:rsidRPr="002D2232">
              <w:rPr>
                <w:spacing w:val="-7"/>
                <w:sz w:val="20"/>
                <w:szCs w:val="20"/>
              </w:rPr>
              <w:t xml:space="preserve"> </w:t>
            </w:r>
            <w:r w:rsidRPr="002D2232">
              <w:rPr>
                <w:sz w:val="20"/>
                <w:szCs w:val="20"/>
              </w:rPr>
              <w:t>based</w:t>
            </w:r>
            <w:r w:rsidRPr="002D2232">
              <w:rPr>
                <w:spacing w:val="-6"/>
                <w:sz w:val="20"/>
                <w:szCs w:val="20"/>
              </w:rPr>
              <w:t xml:space="preserve"> </w:t>
            </w:r>
            <w:r w:rsidRPr="002D2232">
              <w:rPr>
                <w:sz w:val="20"/>
                <w:szCs w:val="20"/>
              </w:rPr>
              <w:t>on</w:t>
            </w:r>
            <w:r w:rsidRPr="002D2232">
              <w:rPr>
                <w:spacing w:val="-7"/>
                <w:sz w:val="20"/>
                <w:szCs w:val="20"/>
              </w:rPr>
              <w:t xml:space="preserve"> </w:t>
            </w:r>
            <w:r w:rsidRPr="002D2232">
              <w:rPr>
                <w:sz w:val="20"/>
                <w:szCs w:val="20"/>
              </w:rPr>
              <w:t>license</w:t>
            </w:r>
            <w:r w:rsidRPr="002D2232">
              <w:rPr>
                <w:spacing w:val="-4"/>
                <w:sz w:val="20"/>
                <w:szCs w:val="20"/>
              </w:rPr>
              <w:t xml:space="preserve"> </w:t>
            </w:r>
            <w:r w:rsidRPr="002D2232">
              <w:rPr>
                <w:sz w:val="20"/>
                <w:szCs w:val="20"/>
              </w:rPr>
              <w:t>keys.</w:t>
            </w:r>
          </w:p>
          <w:p w14:paraId="177073D2" w14:textId="77777777" w:rsidR="005A76DC" w:rsidRPr="002D2232" w:rsidRDefault="005A76DC" w:rsidP="002D2232">
            <w:pPr>
              <w:rPr>
                <w:rFonts w:eastAsia="Times New Roman" w:hAnsi="Times New Roman" w:cs="Times New Roman"/>
                <w:sz w:val="20"/>
                <w:szCs w:val="20"/>
              </w:rPr>
            </w:pPr>
          </w:p>
          <w:p w14:paraId="5017F696" w14:textId="77777777"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8"/>
                <w:sz w:val="20"/>
                <w:szCs w:val="20"/>
              </w:rPr>
              <w:t xml:space="preserve"> </w:t>
            </w:r>
            <w:r w:rsidRPr="002D2232">
              <w:rPr>
                <w:sz w:val="20"/>
                <w:szCs w:val="20"/>
              </w:rPr>
              <w:t>Partial</w:t>
            </w:r>
            <w:r w:rsidRPr="002D2232">
              <w:rPr>
                <w:spacing w:val="-7"/>
                <w:sz w:val="20"/>
                <w:szCs w:val="20"/>
              </w:rPr>
              <w:t xml:space="preserve"> </w:t>
            </w:r>
            <w:r w:rsidRPr="002D2232">
              <w:rPr>
                <w:sz w:val="20"/>
                <w:szCs w:val="20"/>
              </w:rPr>
              <w:t>execution</w:t>
            </w:r>
            <w:r w:rsidRPr="002D2232">
              <w:rPr>
                <w:spacing w:val="-5"/>
                <w:sz w:val="20"/>
                <w:szCs w:val="20"/>
              </w:rPr>
              <w:t xml:space="preserve"> </w:t>
            </w:r>
            <w:r w:rsidRPr="002D2232">
              <w:rPr>
                <w:sz w:val="20"/>
                <w:szCs w:val="20"/>
              </w:rPr>
              <w:t>nightly</w:t>
            </w:r>
            <w:r w:rsidRPr="002D2232">
              <w:rPr>
                <w:spacing w:val="-10"/>
                <w:sz w:val="20"/>
                <w:szCs w:val="20"/>
              </w:rPr>
              <w:t xml:space="preserve"> </w:t>
            </w:r>
            <w:r w:rsidRPr="002D2232">
              <w:rPr>
                <w:sz w:val="20"/>
                <w:szCs w:val="20"/>
              </w:rPr>
              <w:t>to</w:t>
            </w:r>
            <w:r w:rsidRPr="002D2232">
              <w:rPr>
                <w:spacing w:val="-5"/>
                <w:sz w:val="20"/>
                <w:szCs w:val="20"/>
              </w:rPr>
              <w:t xml:space="preserve"> </w:t>
            </w:r>
            <w:r w:rsidRPr="002D2232">
              <w:rPr>
                <w:sz w:val="20"/>
                <w:szCs w:val="20"/>
              </w:rPr>
              <w:t>obtain</w:t>
            </w:r>
            <w:r w:rsidRPr="002D2232">
              <w:rPr>
                <w:spacing w:val="-5"/>
                <w:sz w:val="20"/>
                <w:szCs w:val="20"/>
              </w:rPr>
              <w:t xml:space="preserve"> </w:t>
            </w:r>
            <w:r w:rsidRPr="002D2232">
              <w:rPr>
                <w:sz w:val="20"/>
                <w:szCs w:val="20"/>
              </w:rPr>
              <w:t>full</w:t>
            </w:r>
            <w:r w:rsidRPr="002D2232">
              <w:rPr>
                <w:spacing w:val="54"/>
                <w:w w:val="99"/>
                <w:sz w:val="20"/>
                <w:szCs w:val="20"/>
              </w:rPr>
              <w:t xml:space="preserve"> </w:t>
            </w:r>
            <w:r w:rsidRPr="002D2232">
              <w:rPr>
                <w:sz w:val="20"/>
                <w:szCs w:val="20"/>
              </w:rPr>
              <w:t>coverage</w:t>
            </w:r>
            <w:r w:rsidRPr="002D2232">
              <w:rPr>
                <w:spacing w:val="-8"/>
                <w:sz w:val="20"/>
                <w:szCs w:val="20"/>
              </w:rPr>
              <w:t xml:space="preserve"> </w:t>
            </w:r>
            <w:r w:rsidRPr="002D2232">
              <w:rPr>
                <w:sz w:val="20"/>
                <w:szCs w:val="20"/>
              </w:rPr>
              <w:t>once</w:t>
            </w:r>
            <w:r w:rsidRPr="002D2232">
              <w:rPr>
                <w:spacing w:val="-8"/>
                <w:sz w:val="20"/>
                <w:szCs w:val="20"/>
              </w:rPr>
              <w:t xml:space="preserve"> </w:t>
            </w:r>
            <w:r w:rsidRPr="002D2232">
              <w:rPr>
                <w:sz w:val="20"/>
                <w:szCs w:val="20"/>
              </w:rPr>
              <w:t>every</w:t>
            </w:r>
            <w:r w:rsidRPr="002D2232">
              <w:rPr>
                <w:spacing w:val="-7"/>
                <w:sz w:val="20"/>
                <w:szCs w:val="20"/>
              </w:rPr>
              <w:t xml:space="preserve"> </w:t>
            </w:r>
            <w:r w:rsidR="00F0714B" w:rsidRPr="002D2232">
              <w:rPr>
                <w:sz w:val="20"/>
                <w:szCs w:val="20"/>
              </w:rPr>
              <w:t>release</w:t>
            </w:r>
            <w:r w:rsidRPr="002D2232">
              <w:rPr>
                <w:sz w:val="20"/>
                <w:szCs w:val="20"/>
              </w:rPr>
              <w:t>.</w:t>
            </w:r>
          </w:p>
        </w:tc>
      </w:tr>
      <w:tr w:rsidR="00972FCB" w14:paraId="09F10691" w14:textId="77777777" w:rsidTr="002D2232">
        <w:trPr>
          <w:trHeight w:hRule="exact" w:val="970"/>
        </w:trPr>
        <w:tc>
          <w:tcPr>
            <w:tcW w:w="0" w:type="auto"/>
          </w:tcPr>
          <w:p w14:paraId="531FF530" w14:textId="77777777" w:rsidR="005A76DC" w:rsidRPr="002D2232" w:rsidRDefault="00E367D3" w:rsidP="002D2232">
            <w:pPr>
              <w:rPr>
                <w:rFonts w:eastAsia="Times New Roman" w:hAnsi="Times New Roman" w:cs="Times New Roman"/>
                <w:sz w:val="20"/>
                <w:szCs w:val="20"/>
              </w:rPr>
            </w:pPr>
            <w:r w:rsidRPr="002D2232">
              <w:rPr>
                <w:sz w:val="20"/>
                <w:szCs w:val="20"/>
              </w:rPr>
              <w:t>Build</w:t>
            </w:r>
            <w:r w:rsidRPr="002D2232">
              <w:rPr>
                <w:spacing w:val="-10"/>
                <w:sz w:val="20"/>
                <w:szCs w:val="20"/>
              </w:rPr>
              <w:t xml:space="preserve"> </w:t>
            </w:r>
            <w:r w:rsidRPr="002D2232">
              <w:rPr>
                <w:sz w:val="20"/>
                <w:szCs w:val="20"/>
              </w:rPr>
              <w:t>Sanity</w:t>
            </w:r>
          </w:p>
        </w:tc>
        <w:tc>
          <w:tcPr>
            <w:tcW w:w="0" w:type="auto"/>
          </w:tcPr>
          <w:p w14:paraId="0C0E13C6" w14:textId="31A2F383" w:rsidR="005A76DC" w:rsidRPr="002D2232" w:rsidRDefault="00E367D3" w:rsidP="002D2232">
            <w:pPr>
              <w:rPr>
                <w:rFonts w:eastAsia="Times New Roman" w:hAnsi="Times New Roman" w:cs="Times New Roman"/>
                <w:sz w:val="20"/>
                <w:szCs w:val="20"/>
              </w:rPr>
            </w:pPr>
            <w:r w:rsidRPr="002D2232">
              <w:rPr>
                <w:sz w:val="20"/>
                <w:szCs w:val="20"/>
              </w:rPr>
              <w:t>Software</w:t>
            </w:r>
            <w:r w:rsidRPr="002D2232">
              <w:rPr>
                <w:spacing w:val="-19"/>
                <w:sz w:val="20"/>
                <w:szCs w:val="20"/>
              </w:rPr>
              <w:t xml:space="preserve"> </w:t>
            </w:r>
            <w:r w:rsidRPr="002D2232">
              <w:rPr>
                <w:sz w:val="20"/>
                <w:szCs w:val="20"/>
              </w:rPr>
              <w:t>Infrastructure</w:t>
            </w:r>
            <w:r w:rsidRPr="002D2232">
              <w:rPr>
                <w:spacing w:val="37"/>
                <w:w w:val="99"/>
                <w:sz w:val="20"/>
                <w:szCs w:val="20"/>
              </w:rPr>
              <w:t xml:space="preserve"> </w:t>
            </w:r>
            <w:r w:rsidRPr="002D2232">
              <w:rPr>
                <w:sz w:val="20"/>
                <w:szCs w:val="20"/>
              </w:rPr>
              <w:t>Team</w:t>
            </w:r>
            <w:r w:rsidRPr="002D2232">
              <w:rPr>
                <w:spacing w:val="-11"/>
                <w:sz w:val="20"/>
                <w:szCs w:val="20"/>
              </w:rPr>
              <w:t xml:space="preserve"> </w:t>
            </w:r>
            <w:r w:rsidR="003F4F56" w:rsidRPr="002D2232">
              <w:rPr>
                <w:spacing w:val="-11"/>
                <w:sz w:val="20"/>
                <w:szCs w:val="20"/>
              </w:rPr>
              <w:t>and/or</w:t>
            </w:r>
            <w:r w:rsidRPr="002D2232">
              <w:rPr>
                <w:spacing w:val="-8"/>
                <w:sz w:val="20"/>
                <w:szCs w:val="20"/>
              </w:rPr>
              <w:t xml:space="preserve"> </w:t>
            </w:r>
            <w:r w:rsidRPr="002D2232">
              <w:rPr>
                <w:sz w:val="20"/>
                <w:szCs w:val="20"/>
              </w:rPr>
              <w:t>Test</w:t>
            </w:r>
            <w:r w:rsidRPr="002D2232">
              <w:rPr>
                <w:spacing w:val="-5"/>
                <w:sz w:val="20"/>
                <w:szCs w:val="20"/>
              </w:rPr>
              <w:t xml:space="preserve"> </w:t>
            </w:r>
            <w:r w:rsidRPr="002D2232">
              <w:rPr>
                <w:sz w:val="20"/>
                <w:szCs w:val="20"/>
              </w:rPr>
              <w:t>Automation</w:t>
            </w:r>
            <w:r w:rsidRPr="002D2232">
              <w:rPr>
                <w:spacing w:val="26"/>
                <w:w w:val="99"/>
                <w:sz w:val="20"/>
                <w:szCs w:val="20"/>
              </w:rPr>
              <w:t xml:space="preserve"> </w:t>
            </w:r>
            <w:r w:rsidRPr="002D2232">
              <w:rPr>
                <w:sz w:val="20"/>
                <w:szCs w:val="20"/>
              </w:rPr>
              <w:t>Team</w:t>
            </w:r>
          </w:p>
        </w:tc>
        <w:tc>
          <w:tcPr>
            <w:tcW w:w="0" w:type="auto"/>
          </w:tcPr>
          <w:p w14:paraId="13194489" w14:textId="77777777" w:rsidR="005A76DC" w:rsidRPr="002D2232" w:rsidRDefault="00E367D3" w:rsidP="002D2232">
            <w:pPr>
              <w:rPr>
                <w:rFonts w:eastAsia="Times New Roman" w:hAnsi="Times New Roman" w:cs="Times New Roman"/>
                <w:sz w:val="20"/>
                <w:szCs w:val="20"/>
              </w:rPr>
            </w:pPr>
            <w:r w:rsidRPr="002D2232">
              <w:rPr>
                <w:sz w:val="20"/>
                <w:szCs w:val="20"/>
              </w:rPr>
              <w:t>Perform</w:t>
            </w:r>
            <w:r w:rsidRPr="002D2232">
              <w:rPr>
                <w:spacing w:val="-7"/>
                <w:sz w:val="20"/>
                <w:szCs w:val="20"/>
              </w:rPr>
              <w:t xml:space="preserve"> </w:t>
            </w:r>
            <w:r w:rsidRPr="002D2232">
              <w:rPr>
                <w:sz w:val="20"/>
                <w:szCs w:val="20"/>
              </w:rPr>
              <w:t>full</w:t>
            </w:r>
            <w:r w:rsidRPr="002D2232">
              <w:rPr>
                <w:spacing w:val="-6"/>
                <w:sz w:val="20"/>
                <w:szCs w:val="20"/>
              </w:rPr>
              <w:t xml:space="preserve"> </w:t>
            </w:r>
            <w:r w:rsidRPr="002D2232">
              <w:rPr>
                <w:sz w:val="20"/>
                <w:szCs w:val="20"/>
              </w:rPr>
              <w:t>builds</w:t>
            </w:r>
            <w:r w:rsidRPr="002D2232">
              <w:rPr>
                <w:spacing w:val="-5"/>
                <w:sz w:val="20"/>
                <w:szCs w:val="20"/>
              </w:rPr>
              <w:t xml:space="preserve"> </w:t>
            </w:r>
            <w:r w:rsidRPr="002D2232">
              <w:rPr>
                <w:spacing w:val="1"/>
                <w:sz w:val="20"/>
                <w:szCs w:val="20"/>
              </w:rPr>
              <w:t>of</w:t>
            </w:r>
            <w:r w:rsidRPr="002D2232">
              <w:rPr>
                <w:spacing w:val="-7"/>
                <w:sz w:val="20"/>
                <w:szCs w:val="20"/>
              </w:rPr>
              <w:t xml:space="preserve"> </w:t>
            </w:r>
            <w:r w:rsidRPr="002D2232">
              <w:rPr>
                <w:sz w:val="20"/>
                <w:szCs w:val="20"/>
              </w:rPr>
              <w:t>VxWorks</w:t>
            </w:r>
            <w:r w:rsidRPr="002D2232">
              <w:rPr>
                <w:spacing w:val="-6"/>
                <w:sz w:val="20"/>
                <w:szCs w:val="20"/>
              </w:rPr>
              <w:t xml:space="preserve"> </w:t>
            </w:r>
            <w:r w:rsidRPr="002D2232">
              <w:rPr>
                <w:sz w:val="20"/>
                <w:szCs w:val="20"/>
              </w:rPr>
              <w:t>Platforms</w:t>
            </w:r>
            <w:r w:rsidRPr="002D2232">
              <w:rPr>
                <w:spacing w:val="-5"/>
                <w:sz w:val="20"/>
                <w:szCs w:val="20"/>
              </w:rPr>
              <w:t xml:space="preserve"> </w:t>
            </w:r>
            <w:r w:rsidRPr="002D2232">
              <w:rPr>
                <w:sz w:val="20"/>
                <w:szCs w:val="20"/>
              </w:rPr>
              <w:t>source</w:t>
            </w:r>
            <w:r w:rsidRPr="002D2232">
              <w:rPr>
                <w:spacing w:val="-5"/>
                <w:sz w:val="20"/>
                <w:szCs w:val="20"/>
              </w:rPr>
              <w:t xml:space="preserve"> </w:t>
            </w:r>
            <w:r w:rsidRPr="002D2232">
              <w:rPr>
                <w:sz w:val="20"/>
                <w:szCs w:val="20"/>
              </w:rPr>
              <w:t>code</w:t>
            </w:r>
            <w:r w:rsidRPr="002D2232">
              <w:rPr>
                <w:spacing w:val="-5"/>
                <w:sz w:val="20"/>
                <w:szCs w:val="20"/>
              </w:rPr>
              <w:t xml:space="preserve"> </w:t>
            </w:r>
            <w:r w:rsidRPr="002D2232">
              <w:rPr>
                <w:sz w:val="20"/>
                <w:szCs w:val="20"/>
              </w:rPr>
              <w:t>and</w:t>
            </w:r>
            <w:r w:rsidRPr="002D2232">
              <w:rPr>
                <w:spacing w:val="42"/>
                <w:w w:val="99"/>
                <w:sz w:val="20"/>
                <w:szCs w:val="20"/>
              </w:rPr>
              <w:t xml:space="preserve"> </w:t>
            </w:r>
            <w:r w:rsidRPr="002D2232">
              <w:rPr>
                <w:sz w:val="20"/>
                <w:szCs w:val="20"/>
              </w:rPr>
              <w:t>execution</w:t>
            </w:r>
            <w:r w:rsidRPr="002D2232">
              <w:rPr>
                <w:spacing w:val="-6"/>
                <w:sz w:val="20"/>
                <w:szCs w:val="20"/>
              </w:rPr>
              <w:t xml:space="preserve"> </w:t>
            </w:r>
            <w:r w:rsidRPr="002D2232">
              <w:rPr>
                <w:sz w:val="20"/>
                <w:szCs w:val="20"/>
              </w:rPr>
              <w:t>of</w:t>
            </w:r>
            <w:r w:rsidRPr="002D2232">
              <w:rPr>
                <w:spacing w:val="-6"/>
                <w:sz w:val="20"/>
                <w:szCs w:val="20"/>
              </w:rPr>
              <w:t xml:space="preserve"> </w:t>
            </w:r>
            <w:r w:rsidRPr="002D2232">
              <w:rPr>
                <w:sz w:val="20"/>
                <w:szCs w:val="20"/>
              </w:rPr>
              <w:t>automated</w:t>
            </w:r>
            <w:r w:rsidRPr="002D2232">
              <w:rPr>
                <w:spacing w:val="-4"/>
                <w:sz w:val="20"/>
                <w:szCs w:val="20"/>
              </w:rPr>
              <w:t xml:space="preserve"> </w:t>
            </w:r>
            <w:r w:rsidRPr="002D2232">
              <w:rPr>
                <w:sz w:val="20"/>
                <w:szCs w:val="20"/>
              </w:rPr>
              <w:t>regression</w:t>
            </w:r>
            <w:r w:rsidRPr="002D2232">
              <w:rPr>
                <w:spacing w:val="-6"/>
                <w:sz w:val="20"/>
                <w:szCs w:val="20"/>
              </w:rPr>
              <w:t xml:space="preserve"> </w:t>
            </w:r>
            <w:r w:rsidRPr="002D2232">
              <w:rPr>
                <w:sz w:val="20"/>
                <w:szCs w:val="20"/>
              </w:rPr>
              <w:t>tests</w:t>
            </w:r>
            <w:r w:rsidRPr="002D2232">
              <w:rPr>
                <w:spacing w:val="-5"/>
                <w:sz w:val="20"/>
                <w:szCs w:val="20"/>
              </w:rPr>
              <w:t xml:space="preserve"> </w:t>
            </w:r>
            <w:r w:rsidRPr="002D2232">
              <w:rPr>
                <w:sz w:val="20"/>
                <w:szCs w:val="20"/>
              </w:rPr>
              <w:t>on</w:t>
            </w:r>
            <w:r w:rsidRPr="002D2232">
              <w:rPr>
                <w:spacing w:val="-6"/>
                <w:sz w:val="20"/>
                <w:szCs w:val="20"/>
              </w:rPr>
              <w:t xml:space="preserve"> </w:t>
            </w:r>
            <w:r w:rsidRPr="002D2232">
              <w:rPr>
                <w:sz w:val="20"/>
                <w:szCs w:val="20"/>
              </w:rPr>
              <w:t>limited</w:t>
            </w:r>
            <w:r w:rsidRPr="002D2232">
              <w:rPr>
                <w:spacing w:val="-2"/>
                <w:sz w:val="20"/>
                <w:szCs w:val="20"/>
              </w:rPr>
              <w:t xml:space="preserve"> </w:t>
            </w:r>
            <w:r w:rsidRPr="002D2232">
              <w:rPr>
                <w:sz w:val="20"/>
                <w:szCs w:val="20"/>
              </w:rPr>
              <w:t>number</w:t>
            </w:r>
            <w:r w:rsidRPr="002D2232">
              <w:rPr>
                <w:spacing w:val="62"/>
                <w:w w:val="99"/>
                <w:sz w:val="20"/>
                <w:szCs w:val="20"/>
              </w:rPr>
              <w:t xml:space="preserve"> </w:t>
            </w:r>
            <w:r w:rsidRPr="002D2232">
              <w:rPr>
                <w:sz w:val="20"/>
                <w:szCs w:val="20"/>
              </w:rPr>
              <w:t>of</w:t>
            </w:r>
            <w:r w:rsidRPr="002D2232">
              <w:rPr>
                <w:spacing w:val="-12"/>
                <w:sz w:val="20"/>
                <w:szCs w:val="20"/>
              </w:rPr>
              <w:t xml:space="preserve"> </w:t>
            </w:r>
            <w:r w:rsidRPr="002D2232">
              <w:rPr>
                <w:sz w:val="20"/>
                <w:szCs w:val="20"/>
              </w:rPr>
              <w:t>platforms.</w:t>
            </w:r>
          </w:p>
          <w:p w14:paraId="4B66F8B0" w14:textId="77777777" w:rsidR="005A76DC" w:rsidRPr="002D2232" w:rsidRDefault="005A76DC" w:rsidP="002D2232">
            <w:pPr>
              <w:rPr>
                <w:rFonts w:eastAsia="Times New Roman" w:hAnsi="Times New Roman" w:cs="Times New Roman"/>
                <w:sz w:val="20"/>
                <w:szCs w:val="20"/>
              </w:rPr>
            </w:pPr>
          </w:p>
          <w:p w14:paraId="485F4543" w14:textId="1BB4A58E"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17"/>
                <w:sz w:val="20"/>
                <w:szCs w:val="20"/>
              </w:rPr>
              <w:t xml:space="preserve"> </w:t>
            </w:r>
            <w:r w:rsidRPr="002D2232">
              <w:rPr>
                <w:sz w:val="20"/>
                <w:szCs w:val="20"/>
              </w:rPr>
              <w:t>Nightly</w:t>
            </w:r>
          </w:p>
        </w:tc>
      </w:tr>
      <w:tr w:rsidR="00972FCB" w14:paraId="54C584FC" w14:textId="77777777" w:rsidTr="002D2232">
        <w:trPr>
          <w:trHeight w:hRule="exact" w:val="999"/>
        </w:trPr>
        <w:tc>
          <w:tcPr>
            <w:tcW w:w="0" w:type="auto"/>
          </w:tcPr>
          <w:p w14:paraId="36B5709B" w14:textId="77777777" w:rsidR="005A76DC" w:rsidRPr="002D2232" w:rsidRDefault="00E367D3" w:rsidP="002D2232">
            <w:pPr>
              <w:rPr>
                <w:rFonts w:eastAsia="Times New Roman" w:hAnsi="Times New Roman" w:cs="Times New Roman"/>
                <w:sz w:val="20"/>
                <w:szCs w:val="20"/>
              </w:rPr>
            </w:pPr>
            <w:r w:rsidRPr="002D2232">
              <w:rPr>
                <w:sz w:val="20"/>
                <w:szCs w:val="20"/>
              </w:rPr>
              <w:t>Code</w:t>
            </w:r>
            <w:r w:rsidRPr="002D2232">
              <w:rPr>
                <w:spacing w:val="-12"/>
                <w:sz w:val="20"/>
                <w:szCs w:val="20"/>
              </w:rPr>
              <w:t xml:space="preserve"> </w:t>
            </w:r>
            <w:r w:rsidRPr="002D2232">
              <w:rPr>
                <w:sz w:val="20"/>
                <w:szCs w:val="20"/>
              </w:rPr>
              <w:t>Analysis</w:t>
            </w:r>
          </w:p>
        </w:tc>
        <w:tc>
          <w:tcPr>
            <w:tcW w:w="0" w:type="auto"/>
          </w:tcPr>
          <w:p w14:paraId="69ADAED4" w14:textId="77777777" w:rsidR="005A76DC" w:rsidRPr="002D2232" w:rsidRDefault="00E367D3" w:rsidP="002D2232">
            <w:pPr>
              <w:rPr>
                <w:rFonts w:eastAsia="Times New Roman" w:hAnsi="Times New Roman" w:cs="Times New Roman"/>
                <w:sz w:val="20"/>
                <w:szCs w:val="20"/>
              </w:rPr>
            </w:pPr>
            <w:r w:rsidRPr="002D2232">
              <w:rPr>
                <w:sz w:val="20"/>
                <w:szCs w:val="20"/>
              </w:rPr>
              <w:t>Software</w:t>
            </w:r>
            <w:r w:rsidRPr="002D2232">
              <w:rPr>
                <w:spacing w:val="-19"/>
                <w:sz w:val="20"/>
                <w:szCs w:val="20"/>
              </w:rPr>
              <w:t xml:space="preserve"> </w:t>
            </w:r>
            <w:r w:rsidRPr="002D2232">
              <w:rPr>
                <w:sz w:val="20"/>
                <w:szCs w:val="20"/>
              </w:rPr>
              <w:t>Infrastructure</w:t>
            </w:r>
            <w:r w:rsidRPr="002D2232">
              <w:rPr>
                <w:spacing w:val="37"/>
                <w:w w:val="99"/>
                <w:sz w:val="20"/>
                <w:szCs w:val="20"/>
              </w:rPr>
              <w:t xml:space="preserve"> </w:t>
            </w:r>
            <w:r w:rsidRPr="002D2232">
              <w:rPr>
                <w:sz w:val="20"/>
                <w:szCs w:val="20"/>
              </w:rPr>
              <w:t>Team</w:t>
            </w:r>
          </w:p>
        </w:tc>
        <w:tc>
          <w:tcPr>
            <w:tcW w:w="0" w:type="auto"/>
          </w:tcPr>
          <w:p w14:paraId="4718EC4F" w14:textId="77777777" w:rsidR="005A76DC" w:rsidRPr="002D2232" w:rsidRDefault="00E367D3" w:rsidP="002D2232">
            <w:pPr>
              <w:rPr>
                <w:rFonts w:eastAsia="Times New Roman" w:hAnsi="Times New Roman" w:cs="Times New Roman"/>
                <w:sz w:val="20"/>
                <w:szCs w:val="20"/>
              </w:rPr>
            </w:pPr>
            <w:r w:rsidRPr="002D2232">
              <w:rPr>
                <w:sz w:val="20"/>
                <w:szCs w:val="20"/>
              </w:rPr>
              <w:t>Analysis</w:t>
            </w:r>
            <w:r w:rsidRPr="002D2232">
              <w:rPr>
                <w:spacing w:val="-7"/>
                <w:sz w:val="20"/>
                <w:szCs w:val="20"/>
              </w:rPr>
              <w:t xml:space="preserve"> </w:t>
            </w:r>
            <w:r w:rsidRPr="002D2232">
              <w:rPr>
                <w:sz w:val="20"/>
                <w:szCs w:val="20"/>
              </w:rPr>
              <w:t>of</w:t>
            </w:r>
            <w:r w:rsidRPr="002D2232">
              <w:rPr>
                <w:spacing w:val="-8"/>
                <w:sz w:val="20"/>
                <w:szCs w:val="20"/>
              </w:rPr>
              <w:t xml:space="preserve"> </w:t>
            </w:r>
            <w:r w:rsidRPr="002D2232">
              <w:rPr>
                <w:sz w:val="20"/>
                <w:szCs w:val="20"/>
              </w:rPr>
              <w:t>code</w:t>
            </w:r>
            <w:r w:rsidRPr="002D2232">
              <w:rPr>
                <w:spacing w:val="-6"/>
                <w:sz w:val="20"/>
                <w:szCs w:val="20"/>
              </w:rPr>
              <w:t xml:space="preserve"> </w:t>
            </w:r>
            <w:r w:rsidRPr="002D2232">
              <w:rPr>
                <w:sz w:val="20"/>
                <w:szCs w:val="20"/>
              </w:rPr>
              <w:t>for</w:t>
            </w:r>
            <w:r w:rsidRPr="002D2232">
              <w:rPr>
                <w:spacing w:val="-6"/>
                <w:sz w:val="20"/>
                <w:szCs w:val="20"/>
              </w:rPr>
              <w:t xml:space="preserve"> </w:t>
            </w:r>
            <w:r w:rsidRPr="002D2232">
              <w:rPr>
                <w:sz w:val="20"/>
                <w:szCs w:val="20"/>
              </w:rPr>
              <w:t>logic</w:t>
            </w:r>
            <w:r w:rsidRPr="002D2232">
              <w:rPr>
                <w:spacing w:val="-6"/>
                <w:sz w:val="20"/>
                <w:szCs w:val="20"/>
              </w:rPr>
              <w:t xml:space="preserve"> </w:t>
            </w:r>
            <w:r w:rsidRPr="002D2232">
              <w:rPr>
                <w:sz w:val="20"/>
                <w:szCs w:val="20"/>
              </w:rPr>
              <w:t>errors,</w:t>
            </w:r>
            <w:r w:rsidRPr="002D2232">
              <w:rPr>
                <w:spacing w:val="-6"/>
                <w:sz w:val="20"/>
                <w:szCs w:val="20"/>
              </w:rPr>
              <w:t xml:space="preserve"> </w:t>
            </w:r>
            <w:r w:rsidRPr="002D2232">
              <w:rPr>
                <w:sz w:val="20"/>
                <w:szCs w:val="20"/>
              </w:rPr>
              <w:t>uninitialized</w:t>
            </w:r>
            <w:r w:rsidRPr="002D2232">
              <w:rPr>
                <w:spacing w:val="-5"/>
                <w:sz w:val="20"/>
                <w:szCs w:val="20"/>
              </w:rPr>
              <w:t xml:space="preserve"> </w:t>
            </w:r>
            <w:r w:rsidRPr="002D2232">
              <w:rPr>
                <w:sz w:val="20"/>
                <w:szCs w:val="20"/>
              </w:rPr>
              <w:t>variables,</w:t>
            </w:r>
            <w:r w:rsidRPr="002D2232">
              <w:rPr>
                <w:spacing w:val="22"/>
                <w:w w:val="99"/>
                <w:sz w:val="20"/>
                <w:szCs w:val="20"/>
              </w:rPr>
              <w:t xml:space="preserve"> </w:t>
            </w:r>
            <w:r w:rsidRPr="002D2232">
              <w:rPr>
                <w:sz w:val="20"/>
                <w:szCs w:val="20"/>
              </w:rPr>
              <w:t>and</w:t>
            </w:r>
            <w:r w:rsidRPr="002D2232">
              <w:rPr>
                <w:spacing w:val="-5"/>
                <w:sz w:val="20"/>
                <w:szCs w:val="20"/>
              </w:rPr>
              <w:t xml:space="preserve"> </w:t>
            </w:r>
            <w:r w:rsidRPr="002D2232">
              <w:rPr>
                <w:sz w:val="20"/>
                <w:szCs w:val="20"/>
              </w:rPr>
              <w:t>so</w:t>
            </w:r>
            <w:r w:rsidRPr="002D2232">
              <w:rPr>
                <w:spacing w:val="-4"/>
                <w:sz w:val="20"/>
                <w:szCs w:val="20"/>
              </w:rPr>
              <w:t xml:space="preserve"> </w:t>
            </w:r>
            <w:r w:rsidRPr="002D2232">
              <w:rPr>
                <w:sz w:val="20"/>
                <w:szCs w:val="20"/>
              </w:rPr>
              <w:t>forth</w:t>
            </w:r>
            <w:r w:rsidRPr="002D2232">
              <w:rPr>
                <w:spacing w:val="-3"/>
                <w:sz w:val="20"/>
                <w:szCs w:val="20"/>
              </w:rPr>
              <w:t xml:space="preserve"> </w:t>
            </w:r>
            <w:r w:rsidRPr="002D2232">
              <w:rPr>
                <w:sz w:val="20"/>
                <w:szCs w:val="20"/>
              </w:rPr>
              <w:t>using</w:t>
            </w:r>
            <w:r w:rsidRPr="002D2232">
              <w:rPr>
                <w:spacing w:val="-6"/>
                <w:sz w:val="20"/>
                <w:szCs w:val="20"/>
              </w:rPr>
              <w:t xml:space="preserve"> </w:t>
            </w:r>
            <w:proofErr w:type="spellStart"/>
            <w:r w:rsidRPr="002D2232">
              <w:rPr>
                <w:sz w:val="20"/>
                <w:szCs w:val="20"/>
              </w:rPr>
              <w:t>Coverity</w:t>
            </w:r>
            <w:proofErr w:type="spellEnd"/>
            <w:r w:rsidRPr="002D2232">
              <w:rPr>
                <w:spacing w:val="-6"/>
                <w:sz w:val="20"/>
                <w:szCs w:val="20"/>
              </w:rPr>
              <w:t xml:space="preserve"> </w:t>
            </w:r>
            <w:r w:rsidRPr="002D2232">
              <w:rPr>
                <w:sz w:val="20"/>
                <w:szCs w:val="20"/>
              </w:rPr>
              <w:t>Prevent.</w:t>
            </w:r>
          </w:p>
          <w:p w14:paraId="67F5D399" w14:textId="77777777" w:rsidR="005A76DC" w:rsidRPr="002D2232" w:rsidRDefault="005A76DC" w:rsidP="002D2232">
            <w:pPr>
              <w:rPr>
                <w:rFonts w:eastAsia="Times New Roman" w:hAnsi="Times New Roman" w:cs="Times New Roman"/>
                <w:sz w:val="20"/>
                <w:szCs w:val="20"/>
              </w:rPr>
            </w:pPr>
          </w:p>
          <w:p w14:paraId="5CC38B58" w14:textId="7895CB63"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8"/>
                <w:sz w:val="20"/>
                <w:szCs w:val="20"/>
              </w:rPr>
              <w:t xml:space="preserve"> </w:t>
            </w:r>
            <w:proofErr w:type="spellStart"/>
            <w:r w:rsidR="00972FCB" w:rsidRPr="002D2232">
              <w:rPr>
                <w:sz w:val="20"/>
                <w:szCs w:val="20"/>
              </w:rPr>
              <w:t>Coverity</w:t>
            </w:r>
            <w:proofErr w:type="spellEnd"/>
            <w:r w:rsidR="00972FCB" w:rsidRPr="002D2232">
              <w:rPr>
                <w:sz w:val="20"/>
                <w:szCs w:val="20"/>
              </w:rPr>
              <w:t xml:space="preserve"> and compiler warnings are run daily</w:t>
            </w:r>
            <w:r w:rsidR="007B38BD" w:rsidRPr="002D2232">
              <w:rPr>
                <w:sz w:val="20"/>
                <w:szCs w:val="20"/>
              </w:rPr>
              <w:t>.</w:t>
            </w:r>
          </w:p>
        </w:tc>
      </w:tr>
      <w:tr w:rsidR="00972FCB" w14:paraId="08064C6B" w14:textId="77777777" w:rsidTr="002D2232">
        <w:trPr>
          <w:trHeight w:hRule="exact" w:val="1268"/>
        </w:trPr>
        <w:tc>
          <w:tcPr>
            <w:tcW w:w="0" w:type="auto"/>
          </w:tcPr>
          <w:p w14:paraId="388BA578" w14:textId="77777777" w:rsidR="005A76DC" w:rsidRPr="002D2232" w:rsidRDefault="00E367D3" w:rsidP="002D2232">
            <w:pPr>
              <w:rPr>
                <w:rFonts w:eastAsia="Times New Roman" w:hAnsi="Times New Roman" w:cs="Times New Roman"/>
                <w:sz w:val="20"/>
                <w:szCs w:val="20"/>
              </w:rPr>
            </w:pPr>
            <w:r w:rsidRPr="002D2232">
              <w:rPr>
                <w:sz w:val="20"/>
                <w:szCs w:val="20"/>
              </w:rPr>
              <w:t>Integration</w:t>
            </w:r>
          </w:p>
        </w:tc>
        <w:tc>
          <w:tcPr>
            <w:tcW w:w="0" w:type="auto"/>
          </w:tcPr>
          <w:p w14:paraId="6057B1FA" w14:textId="505A9D20"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pacing w:val="-1"/>
                <w:sz w:val="20"/>
                <w:szCs w:val="20"/>
              </w:rPr>
              <w:t>Development</w:t>
            </w:r>
            <w:r w:rsidRPr="002D2232">
              <w:rPr>
                <w:spacing w:val="-10"/>
                <w:sz w:val="20"/>
                <w:szCs w:val="20"/>
              </w:rPr>
              <w:t xml:space="preserve"> </w:t>
            </w:r>
            <w:r w:rsidRPr="002D2232">
              <w:rPr>
                <w:spacing w:val="1"/>
                <w:sz w:val="20"/>
                <w:szCs w:val="20"/>
              </w:rPr>
              <w:t>Team</w:t>
            </w:r>
            <w:r w:rsidR="003F4F56" w:rsidRPr="002D2232">
              <w:rPr>
                <w:spacing w:val="1"/>
                <w:sz w:val="20"/>
                <w:szCs w:val="20"/>
              </w:rPr>
              <w:t xml:space="preserve"> and/or Development Team</w:t>
            </w:r>
          </w:p>
        </w:tc>
        <w:tc>
          <w:tcPr>
            <w:tcW w:w="0" w:type="auto"/>
          </w:tcPr>
          <w:p w14:paraId="1F53A54E" w14:textId="7259DD87" w:rsidR="005A76DC" w:rsidRPr="002D2232" w:rsidRDefault="00E367D3" w:rsidP="002D2232">
            <w:pPr>
              <w:rPr>
                <w:sz w:val="20"/>
                <w:szCs w:val="20"/>
              </w:rPr>
            </w:pPr>
            <w:r w:rsidRPr="002D2232">
              <w:rPr>
                <w:sz w:val="20"/>
                <w:szCs w:val="20"/>
              </w:rPr>
              <w:t>Testing</w:t>
            </w:r>
            <w:r w:rsidRPr="002D2232">
              <w:rPr>
                <w:spacing w:val="-8"/>
                <w:sz w:val="20"/>
                <w:szCs w:val="20"/>
              </w:rPr>
              <w:t xml:space="preserve"> </w:t>
            </w:r>
            <w:r w:rsidRPr="002D2232">
              <w:rPr>
                <w:sz w:val="20"/>
                <w:szCs w:val="20"/>
              </w:rPr>
              <w:t>based</w:t>
            </w:r>
            <w:r w:rsidRPr="002D2232">
              <w:rPr>
                <w:spacing w:val="-5"/>
                <w:sz w:val="20"/>
                <w:szCs w:val="20"/>
              </w:rPr>
              <w:t xml:space="preserve"> </w:t>
            </w:r>
            <w:r w:rsidRPr="002D2232">
              <w:rPr>
                <w:sz w:val="20"/>
                <w:szCs w:val="20"/>
              </w:rPr>
              <w:t>on</w:t>
            </w:r>
            <w:r w:rsidRPr="002D2232">
              <w:rPr>
                <w:spacing w:val="-7"/>
                <w:sz w:val="20"/>
                <w:szCs w:val="20"/>
              </w:rPr>
              <w:t xml:space="preserve"> </w:t>
            </w:r>
            <w:r w:rsidRPr="002D2232">
              <w:rPr>
                <w:sz w:val="20"/>
                <w:szCs w:val="20"/>
              </w:rPr>
              <w:t>scenarios</w:t>
            </w:r>
            <w:r w:rsidRPr="002D2232">
              <w:rPr>
                <w:spacing w:val="-7"/>
                <w:sz w:val="20"/>
                <w:szCs w:val="20"/>
              </w:rPr>
              <w:t xml:space="preserve"> </w:t>
            </w:r>
            <w:r w:rsidRPr="002D2232">
              <w:rPr>
                <w:sz w:val="20"/>
                <w:szCs w:val="20"/>
              </w:rPr>
              <w:t>involving</w:t>
            </w:r>
            <w:r w:rsidRPr="002D2232">
              <w:rPr>
                <w:spacing w:val="-5"/>
                <w:sz w:val="20"/>
                <w:szCs w:val="20"/>
              </w:rPr>
              <w:t xml:space="preserve"> </w:t>
            </w:r>
            <w:r w:rsidRPr="002D2232">
              <w:rPr>
                <w:spacing w:val="-1"/>
                <w:sz w:val="20"/>
                <w:szCs w:val="20"/>
              </w:rPr>
              <w:t>multiple</w:t>
            </w:r>
            <w:r w:rsidRPr="002D2232">
              <w:rPr>
                <w:spacing w:val="-6"/>
                <w:sz w:val="20"/>
                <w:szCs w:val="20"/>
              </w:rPr>
              <w:t xml:space="preserve"> </w:t>
            </w:r>
            <w:r w:rsidRPr="002D2232">
              <w:rPr>
                <w:sz w:val="20"/>
                <w:szCs w:val="20"/>
              </w:rPr>
              <w:t>OS</w:t>
            </w:r>
            <w:r w:rsidRPr="002D2232">
              <w:rPr>
                <w:spacing w:val="29"/>
                <w:w w:val="99"/>
                <w:sz w:val="20"/>
                <w:szCs w:val="20"/>
              </w:rPr>
              <w:t xml:space="preserve"> </w:t>
            </w:r>
            <w:r w:rsidRPr="002D2232">
              <w:rPr>
                <w:spacing w:val="-1"/>
                <w:sz w:val="20"/>
                <w:szCs w:val="20"/>
              </w:rPr>
              <w:t>components</w:t>
            </w:r>
            <w:r w:rsidRPr="002D2232">
              <w:rPr>
                <w:spacing w:val="-12"/>
                <w:sz w:val="20"/>
                <w:szCs w:val="20"/>
              </w:rPr>
              <w:t xml:space="preserve"> </w:t>
            </w:r>
            <w:r w:rsidRPr="002D2232">
              <w:rPr>
                <w:spacing w:val="-1"/>
                <w:sz w:val="20"/>
                <w:szCs w:val="20"/>
              </w:rPr>
              <w:t>and</w:t>
            </w:r>
            <w:r w:rsidRPr="002D2232">
              <w:rPr>
                <w:spacing w:val="-10"/>
                <w:sz w:val="20"/>
                <w:szCs w:val="20"/>
              </w:rPr>
              <w:t xml:space="preserve"> </w:t>
            </w:r>
            <w:r w:rsidRPr="002D2232">
              <w:rPr>
                <w:sz w:val="20"/>
                <w:szCs w:val="20"/>
              </w:rPr>
              <w:t>Workbench</w:t>
            </w:r>
            <w:r w:rsidRPr="002D2232">
              <w:rPr>
                <w:spacing w:val="-12"/>
                <w:sz w:val="20"/>
                <w:szCs w:val="20"/>
              </w:rPr>
              <w:t xml:space="preserve"> </w:t>
            </w:r>
            <w:r w:rsidRPr="002D2232">
              <w:rPr>
                <w:sz w:val="20"/>
                <w:szCs w:val="20"/>
              </w:rPr>
              <w:t>components.</w:t>
            </w:r>
          </w:p>
          <w:p w14:paraId="65FEB4F3" w14:textId="77777777" w:rsidR="003F4F56" w:rsidRPr="002D2232" w:rsidRDefault="003F4F56" w:rsidP="002D2232">
            <w:pPr>
              <w:rPr>
                <w:rFonts w:eastAsia="Times New Roman" w:hAnsi="Times New Roman" w:cs="Times New Roman"/>
                <w:sz w:val="20"/>
                <w:szCs w:val="20"/>
              </w:rPr>
            </w:pPr>
          </w:p>
          <w:p w14:paraId="66F960E0" w14:textId="426DDA05" w:rsidR="005A76DC" w:rsidRPr="002D2232" w:rsidRDefault="00E367D3" w:rsidP="002D2232">
            <w:pPr>
              <w:rPr>
                <w:rFonts w:eastAsia="Times New Roman" w:hAnsi="Times New Roman" w:cs="Times New Roman"/>
                <w:sz w:val="20"/>
                <w:szCs w:val="20"/>
              </w:rPr>
            </w:pPr>
            <w:r w:rsidRPr="002D2232">
              <w:rPr>
                <w:i/>
                <w:iCs/>
                <w:spacing w:val="-1"/>
                <w:sz w:val="20"/>
                <w:szCs w:val="20"/>
              </w:rPr>
              <w:t>Frequency:</w:t>
            </w:r>
            <w:r w:rsidRPr="002D2232">
              <w:rPr>
                <w:sz w:val="20"/>
                <w:szCs w:val="20"/>
              </w:rPr>
              <w:t xml:space="preserve"> </w:t>
            </w:r>
            <w:r w:rsidR="003F4F56" w:rsidRPr="002D2232">
              <w:rPr>
                <w:sz w:val="20"/>
                <w:szCs w:val="20"/>
              </w:rPr>
              <w:t>Performed du</w:t>
            </w:r>
            <w:r w:rsidR="007B38BD" w:rsidRPr="002D2232">
              <w:rPr>
                <w:spacing w:val="10"/>
                <w:sz w:val="20"/>
                <w:szCs w:val="20"/>
              </w:rPr>
              <w:t>ring feature development</w:t>
            </w:r>
            <w:r w:rsidR="003F4F56" w:rsidRPr="002D2232">
              <w:rPr>
                <w:spacing w:val="10"/>
                <w:sz w:val="20"/>
                <w:szCs w:val="20"/>
              </w:rPr>
              <w:t xml:space="preserve"> (i.e. In Progress) and</w:t>
            </w:r>
            <w:r w:rsidR="007B38BD" w:rsidRPr="002D2232">
              <w:rPr>
                <w:spacing w:val="10"/>
                <w:sz w:val="20"/>
                <w:szCs w:val="20"/>
              </w:rPr>
              <w:t xml:space="preserve"> </w:t>
            </w:r>
            <w:r w:rsidR="007B38BD" w:rsidRPr="002D2232">
              <w:rPr>
                <w:spacing w:val="11"/>
                <w:sz w:val="20"/>
                <w:szCs w:val="20"/>
              </w:rPr>
              <w:t xml:space="preserve">again </w:t>
            </w:r>
            <w:r w:rsidR="003F4F56" w:rsidRPr="002D2232">
              <w:rPr>
                <w:spacing w:val="-1"/>
                <w:sz w:val="20"/>
                <w:szCs w:val="20"/>
              </w:rPr>
              <w:t>during both the Done and Accepted phases</w:t>
            </w:r>
            <w:r w:rsidRPr="002D2232">
              <w:rPr>
                <w:sz w:val="20"/>
                <w:szCs w:val="20"/>
              </w:rPr>
              <w:t>.</w:t>
            </w:r>
          </w:p>
        </w:tc>
      </w:tr>
      <w:tr w:rsidR="00972FCB" w14:paraId="15C5F835" w14:textId="77777777" w:rsidTr="002D2232">
        <w:trPr>
          <w:trHeight w:hRule="exact" w:val="2264"/>
        </w:trPr>
        <w:tc>
          <w:tcPr>
            <w:tcW w:w="0" w:type="auto"/>
          </w:tcPr>
          <w:p w14:paraId="74AE4C95" w14:textId="77777777" w:rsidR="005A76DC" w:rsidRPr="002D2232" w:rsidRDefault="00E367D3" w:rsidP="002D2232">
            <w:pPr>
              <w:rPr>
                <w:rFonts w:eastAsia="Times New Roman" w:hAnsi="Times New Roman" w:cs="Times New Roman"/>
                <w:sz w:val="20"/>
                <w:szCs w:val="20"/>
              </w:rPr>
            </w:pPr>
            <w:r w:rsidRPr="002D2232">
              <w:rPr>
                <w:spacing w:val="-1"/>
                <w:sz w:val="20"/>
                <w:szCs w:val="20"/>
              </w:rPr>
              <w:t>Regression</w:t>
            </w:r>
          </w:p>
        </w:tc>
        <w:tc>
          <w:tcPr>
            <w:tcW w:w="0" w:type="auto"/>
          </w:tcPr>
          <w:p w14:paraId="5DBCD44E" w14:textId="77777777"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pacing w:val="-1"/>
                <w:sz w:val="20"/>
                <w:szCs w:val="20"/>
              </w:rPr>
              <w:t>Development</w:t>
            </w:r>
            <w:r w:rsidRPr="002D2232">
              <w:rPr>
                <w:spacing w:val="-10"/>
                <w:sz w:val="20"/>
                <w:szCs w:val="20"/>
              </w:rPr>
              <w:t xml:space="preserve"> </w:t>
            </w:r>
            <w:r w:rsidRPr="002D2232">
              <w:rPr>
                <w:spacing w:val="1"/>
                <w:sz w:val="20"/>
                <w:szCs w:val="20"/>
              </w:rPr>
              <w:t>Team</w:t>
            </w:r>
          </w:p>
        </w:tc>
        <w:tc>
          <w:tcPr>
            <w:tcW w:w="0" w:type="auto"/>
          </w:tcPr>
          <w:p w14:paraId="3029AEFF" w14:textId="77777777" w:rsidR="005A76DC" w:rsidRPr="002D2232" w:rsidRDefault="00E367D3" w:rsidP="002D2232">
            <w:pPr>
              <w:rPr>
                <w:rFonts w:eastAsia="Times New Roman" w:hAnsi="Times New Roman" w:cs="Times New Roman"/>
                <w:sz w:val="20"/>
                <w:szCs w:val="20"/>
              </w:rPr>
            </w:pPr>
            <w:r w:rsidRPr="002D2232">
              <w:rPr>
                <w:sz w:val="20"/>
                <w:szCs w:val="20"/>
              </w:rPr>
              <w:t>Verification</w:t>
            </w:r>
            <w:r w:rsidRPr="002D2232">
              <w:rPr>
                <w:spacing w:val="-8"/>
                <w:sz w:val="20"/>
                <w:szCs w:val="20"/>
              </w:rPr>
              <w:t xml:space="preserve"> </w:t>
            </w:r>
            <w:r w:rsidRPr="002D2232">
              <w:rPr>
                <w:spacing w:val="-1"/>
                <w:sz w:val="20"/>
                <w:szCs w:val="20"/>
              </w:rPr>
              <w:t>that</w:t>
            </w:r>
            <w:r w:rsidRPr="002D2232">
              <w:rPr>
                <w:spacing w:val="-6"/>
                <w:sz w:val="20"/>
                <w:szCs w:val="20"/>
              </w:rPr>
              <w:t xml:space="preserve"> </w:t>
            </w:r>
            <w:r w:rsidRPr="002D2232">
              <w:rPr>
                <w:sz w:val="20"/>
                <w:szCs w:val="20"/>
              </w:rPr>
              <w:t>prior</w:t>
            </w:r>
            <w:r w:rsidRPr="002D2232">
              <w:rPr>
                <w:spacing w:val="-6"/>
                <w:sz w:val="20"/>
                <w:szCs w:val="20"/>
              </w:rPr>
              <w:t xml:space="preserve"> </w:t>
            </w:r>
            <w:r w:rsidRPr="002D2232">
              <w:rPr>
                <w:sz w:val="20"/>
                <w:szCs w:val="20"/>
              </w:rPr>
              <w:t>capabilities</w:t>
            </w:r>
            <w:r w:rsidRPr="002D2232">
              <w:rPr>
                <w:spacing w:val="-7"/>
                <w:sz w:val="20"/>
                <w:szCs w:val="20"/>
              </w:rPr>
              <w:t xml:space="preserve"> </w:t>
            </w:r>
            <w:r w:rsidRPr="002D2232">
              <w:rPr>
                <w:sz w:val="20"/>
                <w:szCs w:val="20"/>
              </w:rPr>
              <w:t>of</w:t>
            </w:r>
            <w:r w:rsidRPr="002D2232">
              <w:rPr>
                <w:spacing w:val="-5"/>
                <w:sz w:val="20"/>
                <w:szCs w:val="20"/>
              </w:rPr>
              <w:t xml:space="preserve"> </w:t>
            </w:r>
            <w:r w:rsidRPr="002D2232">
              <w:rPr>
                <w:sz w:val="20"/>
                <w:szCs w:val="20"/>
              </w:rPr>
              <w:t>the</w:t>
            </w:r>
            <w:r w:rsidRPr="002D2232">
              <w:rPr>
                <w:spacing w:val="-6"/>
                <w:sz w:val="20"/>
                <w:szCs w:val="20"/>
              </w:rPr>
              <w:t xml:space="preserve"> </w:t>
            </w:r>
            <w:r w:rsidRPr="002D2232">
              <w:rPr>
                <w:sz w:val="20"/>
                <w:szCs w:val="20"/>
              </w:rPr>
              <w:t>VxWorks</w:t>
            </w:r>
            <w:r w:rsidRPr="002D2232">
              <w:rPr>
                <w:spacing w:val="-7"/>
                <w:sz w:val="20"/>
                <w:szCs w:val="20"/>
              </w:rPr>
              <w:t xml:space="preserve"> </w:t>
            </w:r>
            <w:r w:rsidRPr="002D2232">
              <w:rPr>
                <w:sz w:val="20"/>
                <w:szCs w:val="20"/>
              </w:rPr>
              <w:t>product</w:t>
            </w:r>
            <w:r w:rsidRPr="002D2232">
              <w:rPr>
                <w:spacing w:val="30"/>
                <w:w w:val="99"/>
                <w:sz w:val="20"/>
                <w:szCs w:val="20"/>
              </w:rPr>
              <w:t xml:space="preserve"> </w:t>
            </w:r>
            <w:r w:rsidRPr="002D2232">
              <w:rPr>
                <w:spacing w:val="-1"/>
                <w:sz w:val="20"/>
                <w:szCs w:val="20"/>
              </w:rPr>
              <w:t>continue</w:t>
            </w:r>
            <w:r w:rsidRPr="002D2232">
              <w:rPr>
                <w:spacing w:val="-6"/>
                <w:sz w:val="20"/>
                <w:szCs w:val="20"/>
              </w:rPr>
              <w:t xml:space="preserve"> </w:t>
            </w:r>
            <w:r w:rsidRPr="002D2232">
              <w:rPr>
                <w:sz w:val="20"/>
                <w:szCs w:val="20"/>
              </w:rPr>
              <w:t>to</w:t>
            </w:r>
            <w:r w:rsidRPr="002D2232">
              <w:rPr>
                <w:spacing w:val="-4"/>
                <w:sz w:val="20"/>
                <w:szCs w:val="20"/>
              </w:rPr>
              <w:t xml:space="preserve"> </w:t>
            </w:r>
            <w:r w:rsidRPr="002D2232">
              <w:rPr>
                <w:spacing w:val="-1"/>
                <w:sz w:val="20"/>
                <w:szCs w:val="20"/>
              </w:rPr>
              <w:t>work</w:t>
            </w:r>
            <w:r w:rsidRPr="002D2232">
              <w:rPr>
                <w:spacing w:val="-7"/>
                <w:sz w:val="20"/>
                <w:szCs w:val="20"/>
              </w:rPr>
              <w:t xml:space="preserve"> </w:t>
            </w:r>
            <w:r w:rsidRPr="002D2232">
              <w:rPr>
                <w:sz w:val="20"/>
                <w:szCs w:val="20"/>
              </w:rPr>
              <w:t>properly.</w:t>
            </w:r>
            <w:r w:rsidRPr="002D2232">
              <w:rPr>
                <w:spacing w:val="-2"/>
                <w:sz w:val="20"/>
                <w:szCs w:val="20"/>
              </w:rPr>
              <w:t xml:space="preserve"> </w:t>
            </w:r>
            <w:r w:rsidRPr="002D2232">
              <w:rPr>
                <w:sz w:val="20"/>
                <w:szCs w:val="20"/>
              </w:rPr>
              <w:t>Regression</w:t>
            </w:r>
            <w:r w:rsidRPr="002D2232">
              <w:rPr>
                <w:spacing w:val="-7"/>
                <w:sz w:val="20"/>
                <w:szCs w:val="20"/>
              </w:rPr>
              <w:t xml:space="preserve"> </w:t>
            </w:r>
            <w:r w:rsidRPr="002D2232">
              <w:rPr>
                <w:sz w:val="20"/>
                <w:szCs w:val="20"/>
              </w:rPr>
              <w:t>tests</w:t>
            </w:r>
            <w:r w:rsidRPr="002D2232">
              <w:rPr>
                <w:spacing w:val="-7"/>
                <w:sz w:val="20"/>
                <w:szCs w:val="20"/>
              </w:rPr>
              <w:t xml:space="preserve"> </w:t>
            </w:r>
            <w:r w:rsidRPr="002D2232">
              <w:rPr>
                <w:sz w:val="20"/>
                <w:szCs w:val="20"/>
              </w:rPr>
              <w:t>confirm</w:t>
            </w:r>
            <w:r w:rsidRPr="002D2232">
              <w:rPr>
                <w:spacing w:val="-9"/>
                <w:sz w:val="20"/>
                <w:szCs w:val="20"/>
              </w:rPr>
              <w:t xml:space="preserve"> </w:t>
            </w:r>
            <w:r w:rsidRPr="002D2232">
              <w:rPr>
                <w:sz w:val="20"/>
                <w:szCs w:val="20"/>
              </w:rPr>
              <w:t>that</w:t>
            </w:r>
            <w:r w:rsidRPr="002D2232">
              <w:rPr>
                <w:spacing w:val="26"/>
                <w:w w:val="99"/>
                <w:sz w:val="20"/>
                <w:szCs w:val="20"/>
              </w:rPr>
              <w:t xml:space="preserve"> </w:t>
            </w:r>
            <w:r w:rsidRPr="002D2232">
              <w:rPr>
                <w:sz w:val="20"/>
                <w:szCs w:val="20"/>
              </w:rPr>
              <w:t>existing</w:t>
            </w:r>
            <w:r w:rsidRPr="002D2232">
              <w:rPr>
                <w:spacing w:val="-7"/>
                <w:sz w:val="20"/>
                <w:szCs w:val="20"/>
              </w:rPr>
              <w:t xml:space="preserve"> </w:t>
            </w:r>
            <w:r w:rsidRPr="002D2232">
              <w:rPr>
                <w:spacing w:val="-1"/>
                <w:sz w:val="20"/>
                <w:szCs w:val="20"/>
              </w:rPr>
              <w:t>features</w:t>
            </w:r>
            <w:r w:rsidRPr="002D2232">
              <w:rPr>
                <w:spacing w:val="-6"/>
                <w:sz w:val="20"/>
                <w:szCs w:val="20"/>
              </w:rPr>
              <w:t xml:space="preserve"> </w:t>
            </w:r>
            <w:r w:rsidRPr="002D2232">
              <w:rPr>
                <w:sz w:val="20"/>
                <w:szCs w:val="20"/>
              </w:rPr>
              <w:t>are</w:t>
            </w:r>
            <w:r w:rsidRPr="002D2232">
              <w:rPr>
                <w:spacing w:val="-3"/>
                <w:sz w:val="20"/>
                <w:szCs w:val="20"/>
              </w:rPr>
              <w:t xml:space="preserve"> </w:t>
            </w:r>
            <w:r w:rsidRPr="002D2232">
              <w:rPr>
                <w:spacing w:val="-1"/>
                <w:sz w:val="20"/>
                <w:szCs w:val="20"/>
              </w:rPr>
              <w:t>not</w:t>
            </w:r>
            <w:r w:rsidRPr="002D2232">
              <w:rPr>
                <w:spacing w:val="-7"/>
                <w:sz w:val="20"/>
                <w:szCs w:val="20"/>
              </w:rPr>
              <w:t xml:space="preserve"> </w:t>
            </w:r>
            <w:r w:rsidRPr="002D2232">
              <w:rPr>
                <w:sz w:val="20"/>
                <w:szCs w:val="20"/>
              </w:rPr>
              <w:t>adversely</w:t>
            </w:r>
            <w:r w:rsidRPr="002D2232">
              <w:rPr>
                <w:spacing w:val="-9"/>
                <w:sz w:val="20"/>
                <w:szCs w:val="20"/>
              </w:rPr>
              <w:t xml:space="preserve"> </w:t>
            </w:r>
            <w:r w:rsidRPr="002D2232">
              <w:rPr>
                <w:sz w:val="20"/>
                <w:szCs w:val="20"/>
              </w:rPr>
              <w:t>affected</w:t>
            </w:r>
            <w:r w:rsidRPr="002D2232">
              <w:rPr>
                <w:spacing w:val="-1"/>
                <w:sz w:val="20"/>
                <w:szCs w:val="20"/>
              </w:rPr>
              <w:t xml:space="preserve"> </w:t>
            </w:r>
            <w:r w:rsidRPr="002D2232">
              <w:rPr>
                <w:spacing w:val="1"/>
                <w:sz w:val="20"/>
                <w:szCs w:val="20"/>
              </w:rPr>
              <w:t>by</w:t>
            </w:r>
            <w:r w:rsidRPr="002D2232">
              <w:rPr>
                <w:spacing w:val="-8"/>
                <w:sz w:val="20"/>
                <w:szCs w:val="20"/>
              </w:rPr>
              <w:t xml:space="preserve"> </w:t>
            </w:r>
            <w:r w:rsidRPr="002D2232">
              <w:rPr>
                <w:spacing w:val="-1"/>
                <w:sz w:val="20"/>
                <w:szCs w:val="20"/>
              </w:rPr>
              <w:t>recent</w:t>
            </w:r>
            <w:r w:rsidRPr="002D2232">
              <w:rPr>
                <w:spacing w:val="32"/>
                <w:w w:val="99"/>
                <w:sz w:val="20"/>
                <w:szCs w:val="20"/>
              </w:rPr>
              <w:t xml:space="preserve"> </w:t>
            </w:r>
            <w:r w:rsidRPr="002D2232">
              <w:rPr>
                <w:spacing w:val="-1"/>
                <w:sz w:val="20"/>
                <w:szCs w:val="20"/>
              </w:rPr>
              <w:t>changes.</w:t>
            </w:r>
          </w:p>
          <w:p w14:paraId="75789350" w14:textId="77777777" w:rsidR="005A76DC" w:rsidRPr="002D2232" w:rsidRDefault="005A76DC" w:rsidP="002D2232">
            <w:pPr>
              <w:rPr>
                <w:rFonts w:eastAsia="Times New Roman" w:hAnsi="Times New Roman" w:cs="Times New Roman"/>
                <w:sz w:val="20"/>
                <w:szCs w:val="20"/>
              </w:rPr>
            </w:pPr>
          </w:p>
          <w:p w14:paraId="2DB8634B" w14:textId="4287DC96" w:rsidR="005A76DC" w:rsidRPr="002D2232" w:rsidRDefault="00972FCB" w:rsidP="002D2232">
            <w:pPr>
              <w:rPr>
                <w:rFonts w:eastAsia="Times New Roman" w:hAnsi="Times New Roman" w:cs="Times New Roman"/>
                <w:sz w:val="20"/>
                <w:szCs w:val="20"/>
              </w:rPr>
            </w:pPr>
            <w:r w:rsidRPr="002D2232">
              <w:rPr>
                <w:i/>
                <w:iCs/>
                <w:spacing w:val="-1"/>
                <w:sz w:val="20"/>
                <w:szCs w:val="20"/>
              </w:rPr>
              <w:t>Frequency:</w:t>
            </w:r>
            <w:r w:rsidRPr="002D2232">
              <w:rPr>
                <w:spacing w:val="-7"/>
                <w:sz w:val="20"/>
                <w:szCs w:val="20"/>
              </w:rPr>
              <w:t xml:space="preserve"> </w:t>
            </w:r>
            <w:r w:rsidR="00E367D3" w:rsidRPr="002D2232">
              <w:rPr>
                <w:spacing w:val="-1"/>
                <w:sz w:val="20"/>
                <w:szCs w:val="20"/>
              </w:rPr>
              <w:t>Wind</w:t>
            </w:r>
            <w:r w:rsidR="00E367D3" w:rsidRPr="002D2232">
              <w:rPr>
                <w:spacing w:val="-6"/>
                <w:sz w:val="20"/>
                <w:szCs w:val="20"/>
              </w:rPr>
              <w:t xml:space="preserve"> </w:t>
            </w:r>
            <w:r w:rsidR="00E367D3" w:rsidRPr="002D2232">
              <w:rPr>
                <w:spacing w:val="-1"/>
                <w:sz w:val="20"/>
                <w:szCs w:val="20"/>
              </w:rPr>
              <w:t>River</w:t>
            </w:r>
            <w:r w:rsidR="00E367D3" w:rsidRPr="002D2232">
              <w:rPr>
                <w:spacing w:val="-5"/>
                <w:sz w:val="20"/>
                <w:szCs w:val="20"/>
              </w:rPr>
              <w:t xml:space="preserve"> </w:t>
            </w:r>
            <w:r w:rsidR="00E367D3" w:rsidRPr="002D2232">
              <w:rPr>
                <w:sz w:val="20"/>
                <w:szCs w:val="20"/>
              </w:rPr>
              <w:t>performs</w:t>
            </w:r>
            <w:r w:rsidR="00E367D3" w:rsidRPr="002D2232">
              <w:rPr>
                <w:spacing w:val="-5"/>
                <w:sz w:val="20"/>
                <w:szCs w:val="20"/>
              </w:rPr>
              <w:t xml:space="preserve"> </w:t>
            </w:r>
            <w:r w:rsidR="00E367D3" w:rsidRPr="002D2232">
              <w:rPr>
                <w:sz w:val="20"/>
                <w:szCs w:val="20"/>
              </w:rPr>
              <w:t>system</w:t>
            </w:r>
            <w:r w:rsidR="00E367D3" w:rsidRPr="002D2232">
              <w:rPr>
                <w:spacing w:val="-8"/>
                <w:sz w:val="20"/>
                <w:szCs w:val="20"/>
              </w:rPr>
              <w:t xml:space="preserve"> </w:t>
            </w:r>
            <w:r w:rsidR="00E367D3" w:rsidRPr="002D2232">
              <w:rPr>
                <w:sz w:val="20"/>
                <w:szCs w:val="20"/>
              </w:rPr>
              <w:t>regression</w:t>
            </w:r>
            <w:r w:rsidR="00E367D3" w:rsidRPr="002D2232">
              <w:rPr>
                <w:spacing w:val="-7"/>
                <w:sz w:val="20"/>
                <w:szCs w:val="20"/>
              </w:rPr>
              <w:t xml:space="preserve"> </w:t>
            </w:r>
            <w:r w:rsidR="00E367D3" w:rsidRPr="002D2232">
              <w:rPr>
                <w:sz w:val="20"/>
                <w:szCs w:val="20"/>
              </w:rPr>
              <w:t>testing</w:t>
            </w:r>
            <w:r w:rsidR="00E367D3" w:rsidRPr="002D2232">
              <w:rPr>
                <w:spacing w:val="-5"/>
                <w:sz w:val="20"/>
                <w:szCs w:val="20"/>
              </w:rPr>
              <w:t xml:space="preserve"> </w:t>
            </w:r>
            <w:r w:rsidRPr="002D2232">
              <w:rPr>
                <w:spacing w:val="-1"/>
                <w:sz w:val="20"/>
                <w:szCs w:val="20"/>
              </w:rPr>
              <w:t>daily</w:t>
            </w:r>
            <w:r w:rsidR="00D37F62" w:rsidRPr="002D2232">
              <w:rPr>
                <w:spacing w:val="-5"/>
                <w:sz w:val="20"/>
                <w:szCs w:val="20"/>
              </w:rPr>
              <w:t xml:space="preserve"> </w:t>
            </w:r>
            <w:r w:rsidR="00E367D3" w:rsidRPr="002D2232">
              <w:rPr>
                <w:sz w:val="20"/>
                <w:szCs w:val="20"/>
              </w:rPr>
              <w:t>on</w:t>
            </w:r>
            <w:r w:rsidR="00E367D3" w:rsidRPr="002D2232">
              <w:rPr>
                <w:spacing w:val="-7"/>
                <w:sz w:val="20"/>
                <w:szCs w:val="20"/>
              </w:rPr>
              <w:t xml:space="preserve"> </w:t>
            </w:r>
            <w:r w:rsidR="00E367D3" w:rsidRPr="002D2232">
              <w:rPr>
                <w:sz w:val="20"/>
                <w:szCs w:val="20"/>
              </w:rPr>
              <w:t>approximately</w:t>
            </w:r>
            <w:r w:rsidR="00E367D3" w:rsidRPr="002D2232">
              <w:rPr>
                <w:spacing w:val="-7"/>
                <w:sz w:val="20"/>
                <w:szCs w:val="20"/>
              </w:rPr>
              <w:t xml:space="preserve"> </w:t>
            </w:r>
            <w:r w:rsidR="00D37F62" w:rsidRPr="002D2232">
              <w:rPr>
                <w:spacing w:val="1"/>
                <w:sz w:val="20"/>
                <w:szCs w:val="20"/>
              </w:rPr>
              <w:t>8</w:t>
            </w:r>
            <w:r w:rsidR="007B38BD" w:rsidRPr="002D2232">
              <w:rPr>
                <w:spacing w:val="-5"/>
                <w:sz w:val="20"/>
                <w:szCs w:val="20"/>
              </w:rPr>
              <w:t xml:space="preserve"> </w:t>
            </w:r>
            <w:r w:rsidR="00E367D3" w:rsidRPr="002D2232">
              <w:rPr>
                <w:sz w:val="20"/>
                <w:szCs w:val="20"/>
              </w:rPr>
              <w:t>BSPs.</w:t>
            </w:r>
            <w:r w:rsidR="00E367D3" w:rsidRPr="002D2232">
              <w:rPr>
                <w:spacing w:val="-6"/>
                <w:sz w:val="20"/>
                <w:szCs w:val="20"/>
              </w:rPr>
              <w:t xml:space="preserve"> </w:t>
            </w:r>
            <w:r w:rsidR="00E367D3" w:rsidRPr="002D2232">
              <w:rPr>
                <w:spacing w:val="-1"/>
                <w:sz w:val="20"/>
                <w:szCs w:val="20"/>
              </w:rPr>
              <w:t>Wind</w:t>
            </w:r>
            <w:r w:rsidR="00E367D3" w:rsidRPr="002D2232">
              <w:rPr>
                <w:spacing w:val="-5"/>
                <w:sz w:val="20"/>
                <w:szCs w:val="20"/>
              </w:rPr>
              <w:t xml:space="preserve"> </w:t>
            </w:r>
            <w:r w:rsidR="00E367D3" w:rsidRPr="002D2232">
              <w:rPr>
                <w:spacing w:val="-1"/>
                <w:sz w:val="20"/>
                <w:szCs w:val="20"/>
              </w:rPr>
              <w:t>River</w:t>
            </w:r>
            <w:r w:rsidR="00E367D3" w:rsidRPr="002D2232">
              <w:rPr>
                <w:spacing w:val="-3"/>
                <w:sz w:val="20"/>
                <w:szCs w:val="20"/>
              </w:rPr>
              <w:t xml:space="preserve"> </w:t>
            </w:r>
            <w:r w:rsidR="00E367D3" w:rsidRPr="002D2232">
              <w:rPr>
                <w:sz w:val="20"/>
                <w:szCs w:val="20"/>
              </w:rPr>
              <w:t>also</w:t>
            </w:r>
            <w:r w:rsidR="00E367D3" w:rsidRPr="002D2232">
              <w:rPr>
                <w:spacing w:val="36"/>
                <w:w w:val="99"/>
                <w:sz w:val="20"/>
                <w:szCs w:val="20"/>
              </w:rPr>
              <w:t xml:space="preserve"> </w:t>
            </w:r>
            <w:r w:rsidR="00E367D3" w:rsidRPr="002D2232">
              <w:rPr>
                <w:spacing w:val="-1"/>
                <w:sz w:val="20"/>
                <w:szCs w:val="20"/>
              </w:rPr>
              <w:t>performs</w:t>
            </w:r>
            <w:r w:rsidR="00E367D3" w:rsidRPr="002D2232">
              <w:rPr>
                <w:spacing w:val="-11"/>
                <w:sz w:val="20"/>
                <w:szCs w:val="20"/>
              </w:rPr>
              <w:t xml:space="preserve"> </w:t>
            </w:r>
            <w:r w:rsidR="00E367D3" w:rsidRPr="002D2232">
              <w:rPr>
                <w:sz w:val="20"/>
                <w:szCs w:val="20"/>
              </w:rPr>
              <w:t>additional</w:t>
            </w:r>
            <w:r w:rsidR="00E367D3" w:rsidRPr="002D2232">
              <w:rPr>
                <w:spacing w:val="-9"/>
                <w:sz w:val="20"/>
                <w:szCs w:val="20"/>
              </w:rPr>
              <w:t xml:space="preserve"> </w:t>
            </w:r>
            <w:r w:rsidR="00E367D3" w:rsidRPr="002D2232">
              <w:rPr>
                <w:spacing w:val="-1"/>
                <w:sz w:val="20"/>
                <w:szCs w:val="20"/>
              </w:rPr>
              <w:t>regression</w:t>
            </w:r>
            <w:r w:rsidR="00E367D3" w:rsidRPr="002D2232">
              <w:rPr>
                <w:spacing w:val="-8"/>
                <w:sz w:val="20"/>
                <w:szCs w:val="20"/>
              </w:rPr>
              <w:t xml:space="preserve"> </w:t>
            </w:r>
            <w:r w:rsidR="00E367D3" w:rsidRPr="002D2232">
              <w:rPr>
                <w:spacing w:val="-1"/>
                <w:sz w:val="20"/>
                <w:szCs w:val="20"/>
              </w:rPr>
              <w:t>testing</w:t>
            </w:r>
            <w:r w:rsidR="00E367D3" w:rsidRPr="002D2232">
              <w:rPr>
                <w:spacing w:val="-11"/>
                <w:sz w:val="20"/>
                <w:szCs w:val="20"/>
              </w:rPr>
              <w:t xml:space="preserve"> </w:t>
            </w:r>
            <w:r w:rsidR="00E367D3" w:rsidRPr="002D2232">
              <w:rPr>
                <w:sz w:val="20"/>
                <w:szCs w:val="20"/>
              </w:rPr>
              <w:t>(extended,</w:t>
            </w:r>
            <w:r w:rsidR="00E367D3" w:rsidRPr="002D2232">
              <w:rPr>
                <w:spacing w:val="48"/>
                <w:w w:val="99"/>
                <w:sz w:val="20"/>
                <w:szCs w:val="20"/>
              </w:rPr>
              <w:t xml:space="preserve"> </w:t>
            </w:r>
            <w:r w:rsidR="00E367D3" w:rsidRPr="002D2232">
              <w:rPr>
                <w:spacing w:val="-1"/>
                <w:sz w:val="20"/>
                <w:szCs w:val="20"/>
              </w:rPr>
              <w:t>performance,</w:t>
            </w:r>
            <w:r w:rsidR="00E367D3" w:rsidRPr="002D2232">
              <w:rPr>
                <w:spacing w:val="-7"/>
                <w:sz w:val="20"/>
                <w:szCs w:val="20"/>
              </w:rPr>
              <w:t xml:space="preserve"> </w:t>
            </w:r>
            <w:r w:rsidR="00E367D3" w:rsidRPr="002D2232">
              <w:rPr>
                <w:sz w:val="20"/>
                <w:szCs w:val="20"/>
              </w:rPr>
              <w:t>conformance,</w:t>
            </w:r>
            <w:r w:rsidR="00E367D3" w:rsidRPr="002D2232">
              <w:rPr>
                <w:spacing w:val="-4"/>
                <w:sz w:val="20"/>
                <w:szCs w:val="20"/>
              </w:rPr>
              <w:t xml:space="preserve"> </w:t>
            </w:r>
            <w:r w:rsidR="00E367D3" w:rsidRPr="002D2232">
              <w:rPr>
                <w:sz w:val="20"/>
                <w:szCs w:val="20"/>
              </w:rPr>
              <w:t>and</w:t>
            </w:r>
            <w:r w:rsidR="00E367D3" w:rsidRPr="002D2232">
              <w:rPr>
                <w:spacing w:val="-5"/>
                <w:sz w:val="20"/>
                <w:szCs w:val="20"/>
              </w:rPr>
              <w:t xml:space="preserve"> </w:t>
            </w:r>
            <w:r w:rsidR="00E367D3" w:rsidRPr="002D2232">
              <w:rPr>
                <w:spacing w:val="-1"/>
                <w:sz w:val="20"/>
                <w:szCs w:val="20"/>
              </w:rPr>
              <w:t>footprint)</w:t>
            </w:r>
            <w:r w:rsidR="00E367D3" w:rsidRPr="002D2232">
              <w:rPr>
                <w:spacing w:val="-6"/>
                <w:sz w:val="20"/>
                <w:szCs w:val="20"/>
              </w:rPr>
              <w:t xml:space="preserve"> </w:t>
            </w:r>
            <w:r w:rsidR="00E367D3" w:rsidRPr="002D2232">
              <w:rPr>
                <w:sz w:val="20"/>
                <w:szCs w:val="20"/>
              </w:rPr>
              <w:t>at</w:t>
            </w:r>
            <w:r w:rsidR="00E367D3" w:rsidRPr="002D2232">
              <w:rPr>
                <w:spacing w:val="-6"/>
                <w:sz w:val="20"/>
                <w:szCs w:val="20"/>
              </w:rPr>
              <w:t xml:space="preserve"> </w:t>
            </w:r>
            <w:r w:rsidR="00E367D3" w:rsidRPr="002D2232">
              <w:rPr>
                <w:sz w:val="20"/>
                <w:szCs w:val="20"/>
              </w:rPr>
              <w:t>points</w:t>
            </w:r>
            <w:r w:rsidR="00E367D3" w:rsidRPr="002D2232">
              <w:rPr>
                <w:spacing w:val="-7"/>
                <w:sz w:val="20"/>
                <w:szCs w:val="20"/>
              </w:rPr>
              <w:t xml:space="preserve"> </w:t>
            </w:r>
            <w:r w:rsidR="00E367D3" w:rsidRPr="002D2232">
              <w:rPr>
                <w:sz w:val="20"/>
                <w:szCs w:val="20"/>
              </w:rPr>
              <w:t>in</w:t>
            </w:r>
            <w:r w:rsidR="00E367D3" w:rsidRPr="002D2232">
              <w:rPr>
                <w:spacing w:val="-8"/>
                <w:sz w:val="20"/>
                <w:szCs w:val="20"/>
              </w:rPr>
              <w:t xml:space="preserve"> </w:t>
            </w:r>
            <w:r w:rsidR="00E367D3" w:rsidRPr="002D2232">
              <w:rPr>
                <w:sz w:val="20"/>
                <w:szCs w:val="20"/>
              </w:rPr>
              <w:t>the</w:t>
            </w:r>
            <w:r w:rsidR="00E367D3" w:rsidRPr="002D2232">
              <w:rPr>
                <w:spacing w:val="42"/>
                <w:w w:val="99"/>
                <w:sz w:val="20"/>
                <w:szCs w:val="20"/>
              </w:rPr>
              <w:t xml:space="preserve"> </w:t>
            </w:r>
            <w:r w:rsidRPr="002D2232">
              <w:rPr>
                <w:sz w:val="20"/>
                <w:szCs w:val="20"/>
              </w:rPr>
              <w:t>In Progress</w:t>
            </w:r>
            <w:r w:rsidR="00E367D3" w:rsidRPr="002D2232">
              <w:rPr>
                <w:spacing w:val="-6"/>
                <w:sz w:val="20"/>
                <w:szCs w:val="20"/>
              </w:rPr>
              <w:t xml:space="preserve"> </w:t>
            </w:r>
            <w:r w:rsidR="00E367D3" w:rsidRPr="002D2232">
              <w:rPr>
                <w:spacing w:val="-1"/>
                <w:sz w:val="20"/>
                <w:szCs w:val="20"/>
              </w:rPr>
              <w:t>and</w:t>
            </w:r>
            <w:r w:rsidR="00E367D3" w:rsidRPr="002D2232">
              <w:rPr>
                <w:spacing w:val="-5"/>
                <w:sz w:val="20"/>
                <w:szCs w:val="20"/>
              </w:rPr>
              <w:t xml:space="preserve"> </w:t>
            </w:r>
            <w:r w:rsidRPr="002D2232">
              <w:rPr>
                <w:sz w:val="20"/>
                <w:szCs w:val="20"/>
              </w:rPr>
              <w:t>Accepted</w:t>
            </w:r>
            <w:r w:rsidR="00E367D3" w:rsidRPr="002D2232">
              <w:rPr>
                <w:spacing w:val="-6"/>
                <w:sz w:val="20"/>
                <w:szCs w:val="20"/>
              </w:rPr>
              <w:t xml:space="preserve"> </w:t>
            </w:r>
            <w:r w:rsidR="00E367D3" w:rsidRPr="002D2232">
              <w:rPr>
                <w:sz w:val="20"/>
                <w:szCs w:val="20"/>
              </w:rPr>
              <w:t>phases.</w:t>
            </w:r>
            <w:r w:rsidR="00E367D3" w:rsidRPr="002D2232">
              <w:rPr>
                <w:spacing w:val="-3"/>
                <w:sz w:val="20"/>
                <w:szCs w:val="20"/>
              </w:rPr>
              <w:t xml:space="preserve"> </w:t>
            </w:r>
            <w:r w:rsidR="00E367D3" w:rsidRPr="002D2232">
              <w:rPr>
                <w:sz w:val="20"/>
                <w:szCs w:val="20"/>
              </w:rPr>
              <w:t>For</w:t>
            </w:r>
            <w:r w:rsidR="00E367D3" w:rsidRPr="002D2232">
              <w:rPr>
                <w:spacing w:val="-6"/>
                <w:sz w:val="20"/>
                <w:szCs w:val="20"/>
              </w:rPr>
              <w:t xml:space="preserve"> </w:t>
            </w:r>
            <w:r w:rsidR="00E367D3" w:rsidRPr="002D2232">
              <w:rPr>
                <w:sz w:val="20"/>
                <w:szCs w:val="20"/>
              </w:rPr>
              <w:t>a</w:t>
            </w:r>
            <w:r w:rsidR="00E367D3" w:rsidRPr="002D2232">
              <w:rPr>
                <w:spacing w:val="-6"/>
                <w:sz w:val="20"/>
                <w:szCs w:val="20"/>
              </w:rPr>
              <w:t xml:space="preserve"> </w:t>
            </w:r>
            <w:r w:rsidR="00E367D3" w:rsidRPr="002D2232">
              <w:rPr>
                <w:spacing w:val="-1"/>
                <w:sz w:val="20"/>
                <w:szCs w:val="20"/>
              </w:rPr>
              <w:t>complete</w:t>
            </w:r>
            <w:r w:rsidR="00E367D3" w:rsidRPr="002D2232">
              <w:rPr>
                <w:spacing w:val="-6"/>
                <w:sz w:val="20"/>
                <w:szCs w:val="20"/>
              </w:rPr>
              <w:t xml:space="preserve"> </w:t>
            </w:r>
            <w:r w:rsidR="00E367D3" w:rsidRPr="002D2232">
              <w:rPr>
                <w:spacing w:val="-1"/>
                <w:sz w:val="20"/>
                <w:szCs w:val="20"/>
              </w:rPr>
              <w:t>description,</w:t>
            </w:r>
            <w:r w:rsidR="00E367D3" w:rsidRPr="002D2232">
              <w:rPr>
                <w:spacing w:val="41"/>
                <w:w w:val="99"/>
                <w:sz w:val="20"/>
                <w:szCs w:val="20"/>
              </w:rPr>
              <w:t xml:space="preserve"> </w:t>
            </w:r>
            <w:r w:rsidR="00E367D3" w:rsidRPr="002D2232">
              <w:rPr>
                <w:spacing w:val="-1"/>
                <w:sz w:val="20"/>
                <w:szCs w:val="20"/>
              </w:rPr>
              <w:t>see</w:t>
            </w:r>
            <w:r w:rsidR="00E367D3" w:rsidRPr="002D2232">
              <w:rPr>
                <w:spacing w:val="-5"/>
                <w:sz w:val="20"/>
                <w:szCs w:val="20"/>
              </w:rPr>
              <w:t xml:space="preserve"> </w:t>
            </w:r>
            <w:r w:rsidR="00E367D3" w:rsidRPr="002D2232">
              <w:rPr>
                <w:spacing w:val="-1"/>
                <w:sz w:val="20"/>
                <w:szCs w:val="20"/>
              </w:rPr>
              <w:t>the</w:t>
            </w:r>
            <w:r w:rsidR="00E367D3" w:rsidRPr="002D2232">
              <w:rPr>
                <w:spacing w:val="-2"/>
                <w:sz w:val="20"/>
                <w:szCs w:val="20"/>
              </w:rPr>
              <w:t xml:space="preserve"> </w:t>
            </w:r>
            <w:r w:rsidR="00E367D3" w:rsidRPr="002D2232">
              <w:rPr>
                <w:i/>
                <w:spacing w:val="-1"/>
                <w:sz w:val="20"/>
                <w:szCs w:val="20"/>
              </w:rPr>
              <w:t>Wind</w:t>
            </w:r>
            <w:r w:rsidR="00E367D3" w:rsidRPr="002D2232">
              <w:rPr>
                <w:i/>
                <w:spacing w:val="-5"/>
                <w:sz w:val="20"/>
                <w:szCs w:val="20"/>
              </w:rPr>
              <w:t xml:space="preserve"> </w:t>
            </w:r>
            <w:r w:rsidR="00E367D3" w:rsidRPr="002D2232">
              <w:rPr>
                <w:i/>
                <w:sz w:val="20"/>
                <w:szCs w:val="20"/>
              </w:rPr>
              <w:t>River</w:t>
            </w:r>
            <w:r w:rsidR="00E367D3" w:rsidRPr="002D2232">
              <w:rPr>
                <w:i/>
                <w:spacing w:val="-6"/>
                <w:sz w:val="20"/>
                <w:szCs w:val="20"/>
              </w:rPr>
              <w:t xml:space="preserve"> </w:t>
            </w:r>
            <w:r w:rsidR="00E367D3" w:rsidRPr="002D2232">
              <w:rPr>
                <w:i/>
                <w:sz w:val="20"/>
                <w:szCs w:val="20"/>
              </w:rPr>
              <w:t>VxWorks</w:t>
            </w:r>
            <w:r w:rsidR="00E367D3" w:rsidRPr="002D2232">
              <w:rPr>
                <w:i/>
                <w:spacing w:val="-6"/>
                <w:sz w:val="20"/>
                <w:szCs w:val="20"/>
              </w:rPr>
              <w:t xml:space="preserve"> </w:t>
            </w:r>
            <w:r w:rsidR="00E367D3" w:rsidRPr="002D2232">
              <w:rPr>
                <w:i/>
                <w:sz w:val="20"/>
                <w:szCs w:val="20"/>
              </w:rPr>
              <w:t>Test</w:t>
            </w:r>
            <w:r w:rsidR="00E367D3" w:rsidRPr="002D2232">
              <w:rPr>
                <w:i/>
                <w:spacing w:val="-4"/>
                <w:sz w:val="20"/>
                <w:szCs w:val="20"/>
              </w:rPr>
              <w:t xml:space="preserve"> </w:t>
            </w:r>
            <w:r w:rsidR="00E367D3" w:rsidRPr="002D2232">
              <w:rPr>
                <w:i/>
                <w:sz w:val="20"/>
                <w:szCs w:val="20"/>
              </w:rPr>
              <w:t>Summary</w:t>
            </w:r>
            <w:r w:rsidR="00E367D3" w:rsidRPr="002D2232">
              <w:rPr>
                <w:sz w:val="20"/>
                <w:szCs w:val="20"/>
              </w:rPr>
              <w:t>.</w:t>
            </w:r>
          </w:p>
        </w:tc>
      </w:tr>
      <w:tr w:rsidR="00972FCB" w14:paraId="2D5F1B4B" w14:textId="77777777" w:rsidTr="002D2232">
        <w:trPr>
          <w:trHeight w:hRule="exact" w:val="992"/>
        </w:trPr>
        <w:tc>
          <w:tcPr>
            <w:tcW w:w="0" w:type="auto"/>
          </w:tcPr>
          <w:p w14:paraId="66CFD96D" w14:textId="77777777" w:rsidR="005A76DC" w:rsidRPr="002D2232" w:rsidRDefault="00E367D3" w:rsidP="002D2232">
            <w:pPr>
              <w:rPr>
                <w:rFonts w:eastAsia="Times New Roman" w:hAnsi="Times New Roman" w:cs="Times New Roman"/>
                <w:sz w:val="20"/>
                <w:szCs w:val="20"/>
              </w:rPr>
            </w:pPr>
            <w:r w:rsidRPr="002D2232">
              <w:rPr>
                <w:spacing w:val="-1"/>
                <w:sz w:val="20"/>
                <w:szCs w:val="20"/>
              </w:rPr>
              <w:t>Performance</w:t>
            </w:r>
          </w:p>
        </w:tc>
        <w:tc>
          <w:tcPr>
            <w:tcW w:w="0" w:type="auto"/>
          </w:tcPr>
          <w:p w14:paraId="4ED51213" w14:textId="77777777"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pacing w:val="-1"/>
                <w:sz w:val="20"/>
                <w:szCs w:val="20"/>
              </w:rPr>
              <w:t>Development</w:t>
            </w:r>
            <w:r w:rsidRPr="002D2232">
              <w:rPr>
                <w:spacing w:val="-10"/>
                <w:sz w:val="20"/>
                <w:szCs w:val="20"/>
              </w:rPr>
              <w:t xml:space="preserve"> </w:t>
            </w:r>
            <w:r w:rsidRPr="002D2232">
              <w:rPr>
                <w:spacing w:val="1"/>
                <w:sz w:val="20"/>
                <w:szCs w:val="20"/>
              </w:rPr>
              <w:t>Team</w:t>
            </w:r>
          </w:p>
        </w:tc>
        <w:tc>
          <w:tcPr>
            <w:tcW w:w="0" w:type="auto"/>
          </w:tcPr>
          <w:p w14:paraId="5F2336D2" w14:textId="77777777" w:rsidR="005A76DC" w:rsidRPr="002D2232" w:rsidRDefault="00E367D3" w:rsidP="002D2232">
            <w:pPr>
              <w:rPr>
                <w:rFonts w:eastAsia="Times New Roman" w:hAnsi="Times New Roman" w:cs="Times New Roman"/>
                <w:sz w:val="20"/>
                <w:szCs w:val="20"/>
              </w:rPr>
            </w:pPr>
            <w:r w:rsidRPr="002D2232">
              <w:rPr>
                <w:spacing w:val="-1"/>
                <w:sz w:val="20"/>
                <w:szCs w:val="20"/>
              </w:rPr>
              <w:t>Performance</w:t>
            </w:r>
            <w:r w:rsidRPr="002D2232">
              <w:rPr>
                <w:spacing w:val="-5"/>
                <w:sz w:val="20"/>
                <w:szCs w:val="20"/>
              </w:rPr>
              <w:t xml:space="preserve"> </w:t>
            </w:r>
            <w:r w:rsidRPr="002D2232">
              <w:rPr>
                <w:spacing w:val="-1"/>
                <w:sz w:val="20"/>
                <w:szCs w:val="20"/>
              </w:rPr>
              <w:t>measurements</w:t>
            </w:r>
            <w:r w:rsidRPr="002D2232">
              <w:rPr>
                <w:spacing w:val="-7"/>
                <w:sz w:val="20"/>
                <w:szCs w:val="20"/>
              </w:rPr>
              <w:t xml:space="preserve"> </w:t>
            </w:r>
            <w:r w:rsidRPr="002D2232">
              <w:rPr>
                <w:spacing w:val="1"/>
                <w:sz w:val="20"/>
                <w:szCs w:val="20"/>
              </w:rPr>
              <w:t>of</w:t>
            </w:r>
            <w:r w:rsidRPr="002D2232">
              <w:rPr>
                <w:spacing w:val="-7"/>
                <w:sz w:val="20"/>
                <w:szCs w:val="20"/>
              </w:rPr>
              <w:t xml:space="preserve"> </w:t>
            </w:r>
            <w:r w:rsidRPr="002D2232">
              <w:rPr>
                <w:spacing w:val="-1"/>
                <w:sz w:val="20"/>
                <w:szCs w:val="20"/>
              </w:rPr>
              <w:t>kernel</w:t>
            </w:r>
            <w:r w:rsidRPr="002D2232">
              <w:rPr>
                <w:spacing w:val="-7"/>
                <w:sz w:val="20"/>
                <w:szCs w:val="20"/>
              </w:rPr>
              <w:t xml:space="preserve"> </w:t>
            </w:r>
            <w:r w:rsidRPr="002D2232">
              <w:rPr>
                <w:sz w:val="20"/>
                <w:szCs w:val="20"/>
              </w:rPr>
              <w:t>primitives</w:t>
            </w:r>
            <w:r w:rsidRPr="002D2232">
              <w:rPr>
                <w:spacing w:val="-8"/>
                <w:sz w:val="20"/>
                <w:szCs w:val="20"/>
              </w:rPr>
              <w:t xml:space="preserve"> </w:t>
            </w:r>
            <w:r w:rsidRPr="002D2232">
              <w:rPr>
                <w:spacing w:val="-1"/>
                <w:sz w:val="20"/>
                <w:szCs w:val="20"/>
              </w:rPr>
              <w:t>and</w:t>
            </w:r>
            <w:r w:rsidRPr="002D2232">
              <w:rPr>
                <w:sz w:val="20"/>
                <w:szCs w:val="20"/>
              </w:rPr>
              <w:t xml:space="preserve"> the</w:t>
            </w:r>
            <w:r w:rsidRPr="002D2232">
              <w:rPr>
                <w:spacing w:val="47"/>
                <w:w w:val="99"/>
                <w:sz w:val="20"/>
                <w:szCs w:val="20"/>
              </w:rPr>
              <w:t xml:space="preserve"> </w:t>
            </w:r>
            <w:r w:rsidRPr="002D2232">
              <w:rPr>
                <w:spacing w:val="-1"/>
                <w:sz w:val="20"/>
                <w:szCs w:val="20"/>
              </w:rPr>
              <w:t>network</w:t>
            </w:r>
            <w:r w:rsidRPr="002D2232">
              <w:rPr>
                <w:spacing w:val="-8"/>
                <w:sz w:val="20"/>
                <w:szCs w:val="20"/>
              </w:rPr>
              <w:t xml:space="preserve"> </w:t>
            </w:r>
            <w:r w:rsidRPr="002D2232">
              <w:rPr>
                <w:sz w:val="20"/>
                <w:szCs w:val="20"/>
              </w:rPr>
              <w:t>stack</w:t>
            </w:r>
            <w:r w:rsidRPr="002D2232">
              <w:rPr>
                <w:spacing w:val="-7"/>
                <w:sz w:val="20"/>
                <w:szCs w:val="20"/>
              </w:rPr>
              <w:t xml:space="preserve"> </w:t>
            </w:r>
            <w:r w:rsidRPr="002D2232">
              <w:rPr>
                <w:sz w:val="20"/>
                <w:szCs w:val="20"/>
              </w:rPr>
              <w:t>and</w:t>
            </w:r>
            <w:r w:rsidRPr="002D2232">
              <w:rPr>
                <w:spacing w:val="-4"/>
                <w:sz w:val="20"/>
                <w:szCs w:val="20"/>
              </w:rPr>
              <w:t xml:space="preserve"> </w:t>
            </w:r>
            <w:r w:rsidRPr="002D2232">
              <w:rPr>
                <w:spacing w:val="-1"/>
                <w:sz w:val="20"/>
                <w:szCs w:val="20"/>
              </w:rPr>
              <w:t>drivers.</w:t>
            </w:r>
          </w:p>
          <w:p w14:paraId="64FB00E9" w14:textId="77777777" w:rsidR="005A76DC" w:rsidRPr="002D2232" w:rsidRDefault="005A76DC" w:rsidP="002D2232">
            <w:pPr>
              <w:rPr>
                <w:rFonts w:eastAsia="Times New Roman" w:hAnsi="Times New Roman" w:cs="Times New Roman"/>
                <w:sz w:val="20"/>
                <w:szCs w:val="20"/>
              </w:rPr>
            </w:pPr>
          </w:p>
          <w:p w14:paraId="0C5ED6B2" w14:textId="04A04CCD" w:rsidR="005A76DC" w:rsidRPr="002D2232" w:rsidRDefault="00E367D3" w:rsidP="002D2232">
            <w:pPr>
              <w:rPr>
                <w:rFonts w:eastAsia="Times New Roman" w:hAnsi="Times New Roman" w:cs="Times New Roman"/>
                <w:sz w:val="20"/>
                <w:szCs w:val="20"/>
              </w:rPr>
            </w:pPr>
            <w:r w:rsidRPr="002D2232">
              <w:rPr>
                <w:i/>
                <w:iCs/>
                <w:spacing w:val="-1"/>
                <w:sz w:val="20"/>
                <w:szCs w:val="20"/>
              </w:rPr>
              <w:t>Frequency:</w:t>
            </w:r>
            <w:r w:rsidRPr="002D2232">
              <w:rPr>
                <w:spacing w:val="-7"/>
                <w:sz w:val="20"/>
                <w:szCs w:val="20"/>
              </w:rPr>
              <w:t xml:space="preserve"> </w:t>
            </w:r>
            <w:r w:rsidR="00972FCB" w:rsidRPr="002D2232">
              <w:rPr>
                <w:spacing w:val="-7"/>
                <w:sz w:val="20"/>
                <w:szCs w:val="20"/>
              </w:rPr>
              <w:t>Every sprint</w:t>
            </w:r>
            <w:r w:rsidRPr="002D2232">
              <w:rPr>
                <w:sz w:val="20"/>
                <w:szCs w:val="20"/>
              </w:rPr>
              <w:t>.</w:t>
            </w:r>
          </w:p>
        </w:tc>
      </w:tr>
      <w:tr w:rsidR="00972FCB" w14:paraId="77F2F00A" w14:textId="77777777" w:rsidTr="003F4F56">
        <w:trPr>
          <w:trHeight w:hRule="exact" w:val="852"/>
        </w:trPr>
        <w:tc>
          <w:tcPr>
            <w:tcW w:w="0" w:type="auto"/>
          </w:tcPr>
          <w:p w14:paraId="34A6E1AA" w14:textId="77777777" w:rsidR="005A76DC" w:rsidRPr="002D2232" w:rsidRDefault="00E367D3" w:rsidP="002D2232">
            <w:pPr>
              <w:rPr>
                <w:rFonts w:eastAsia="Times New Roman" w:hAnsi="Times New Roman" w:cs="Times New Roman"/>
                <w:sz w:val="20"/>
                <w:szCs w:val="20"/>
              </w:rPr>
            </w:pPr>
            <w:r w:rsidRPr="002D2232">
              <w:rPr>
                <w:spacing w:val="-1"/>
                <w:sz w:val="20"/>
                <w:szCs w:val="20"/>
              </w:rPr>
              <w:t>Stress</w:t>
            </w:r>
          </w:p>
        </w:tc>
        <w:tc>
          <w:tcPr>
            <w:tcW w:w="0" w:type="auto"/>
          </w:tcPr>
          <w:p w14:paraId="012C134C" w14:textId="77777777"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pacing w:val="-1"/>
                <w:sz w:val="20"/>
                <w:szCs w:val="20"/>
              </w:rPr>
              <w:t>Development</w:t>
            </w:r>
            <w:r w:rsidRPr="002D2232">
              <w:rPr>
                <w:spacing w:val="-10"/>
                <w:sz w:val="20"/>
                <w:szCs w:val="20"/>
              </w:rPr>
              <w:t xml:space="preserve"> </w:t>
            </w:r>
            <w:r w:rsidRPr="002D2232">
              <w:rPr>
                <w:spacing w:val="1"/>
                <w:sz w:val="20"/>
                <w:szCs w:val="20"/>
              </w:rPr>
              <w:t>Team</w:t>
            </w:r>
          </w:p>
        </w:tc>
        <w:tc>
          <w:tcPr>
            <w:tcW w:w="0" w:type="auto"/>
          </w:tcPr>
          <w:p w14:paraId="12ED0A9A" w14:textId="77777777" w:rsidR="005A76DC" w:rsidRPr="002D2232" w:rsidRDefault="00E367D3" w:rsidP="002D2232">
            <w:pPr>
              <w:rPr>
                <w:rFonts w:eastAsia="Times New Roman" w:hAnsi="Times New Roman" w:cs="Times New Roman"/>
                <w:sz w:val="20"/>
                <w:szCs w:val="20"/>
              </w:rPr>
            </w:pPr>
            <w:r w:rsidRPr="002D2232">
              <w:rPr>
                <w:spacing w:val="-1"/>
                <w:sz w:val="20"/>
                <w:szCs w:val="20"/>
              </w:rPr>
              <w:t>Verifies</w:t>
            </w:r>
            <w:r w:rsidRPr="002D2232">
              <w:rPr>
                <w:spacing w:val="-6"/>
                <w:sz w:val="20"/>
                <w:szCs w:val="20"/>
              </w:rPr>
              <w:t xml:space="preserve"> </w:t>
            </w:r>
            <w:r w:rsidRPr="002D2232">
              <w:rPr>
                <w:sz w:val="20"/>
                <w:szCs w:val="20"/>
              </w:rPr>
              <w:t>proper</w:t>
            </w:r>
            <w:r w:rsidRPr="002D2232">
              <w:rPr>
                <w:spacing w:val="-5"/>
                <w:sz w:val="20"/>
                <w:szCs w:val="20"/>
              </w:rPr>
              <w:t xml:space="preserve"> </w:t>
            </w:r>
            <w:r w:rsidRPr="002D2232">
              <w:rPr>
                <w:sz w:val="20"/>
                <w:szCs w:val="20"/>
              </w:rPr>
              <w:t>operation</w:t>
            </w:r>
            <w:r w:rsidRPr="002D2232">
              <w:rPr>
                <w:spacing w:val="-7"/>
                <w:sz w:val="20"/>
                <w:szCs w:val="20"/>
              </w:rPr>
              <w:t xml:space="preserve"> </w:t>
            </w:r>
            <w:r w:rsidRPr="002D2232">
              <w:rPr>
                <w:spacing w:val="-1"/>
                <w:sz w:val="20"/>
                <w:szCs w:val="20"/>
              </w:rPr>
              <w:t>when</w:t>
            </w:r>
            <w:r w:rsidRPr="002D2232">
              <w:rPr>
                <w:spacing w:val="-6"/>
                <w:sz w:val="20"/>
                <w:szCs w:val="20"/>
              </w:rPr>
              <w:t xml:space="preserve"> </w:t>
            </w:r>
            <w:r w:rsidRPr="002D2232">
              <w:rPr>
                <w:sz w:val="20"/>
                <w:szCs w:val="20"/>
              </w:rPr>
              <w:t>system</w:t>
            </w:r>
            <w:r w:rsidRPr="002D2232">
              <w:rPr>
                <w:spacing w:val="-8"/>
                <w:sz w:val="20"/>
                <w:szCs w:val="20"/>
              </w:rPr>
              <w:t xml:space="preserve"> </w:t>
            </w:r>
            <w:r w:rsidRPr="002D2232">
              <w:rPr>
                <w:sz w:val="20"/>
                <w:szCs w:val="20"/>
              </w:rPr>
              <w:t>is</w:t>
            </w:r>
            <w:r w:rsidRPr="002D2232">
              <w:rPr>
                <w:spacing w:val="-5"/>
                <w:sz w:val="20"/>
                <w:szCs w:val="20"/>
              </w:rPr>
              <w:t xml:space="preserve"> </w:t>
            </w:r>
            <w:r w:rsidRPr="002D2232">
              <w:rPr>
                <w:sz w:val="20"/>
                <w:szCs w:val="20"/>
              </w:rPr>
              <w:t>under</w:t>
            </w:r>
            <w:r w:rsidRPr="002D2232">
              <w:rPr>
                <w:spacing w:val="-4"/>
                <w:sz w:val="20"/>
                <w:szCs w:val="20"/>
              </w:rPr>
              <w:t xml:space="preserve"> </w:t>
            </w:r>
            <w:r w:rsidRPr="002D2232">
              <w:rPr>
                <w:sz w:val="20"/>
                <w:szCs w:val="20"/>
              </w:rPr>
              <w:t>stress.</w:t>
            </w:r>
          </w:p>
          <w:p w14:paraId="2ABC6E12" w14:textId="77777777" w:rsidR="005A76DC" w:rsidRPr="002D2232" w:rsidRDefault="005A76DC" w:rsidP="002D2232">
            <w:pPr>
              <w:rPr>
                <w:rFonts w:eastAsia="Times New Roman" w:hAnsi="Times New Roman" w:cs="Times New Roman"/>
                <w:sz w:val="20"/>
                <w:szCs w:val="20"/>
              </w:rPr>
            </w:pPr>
          </w:p>
          <w:p w14:paraId="19D76964" w14:textId="0882C5E7" w:rsidR="005A76DC" w:rsidRPr="002D2232" w:rsidRDefault="00E367D3" w:rsidP="002D2232">
            <w:pPr>
              <w:rPr>
                <w:rFonts w:eastAsia="Times New Roman" w:hAnsi="Times New Roman" w:cs="Times New Roman"/>
                <w:sz w:val="20"/>
                <w:szCs w:val="20"/>
              </w:rPr>
            </w:pPr>
            <w:r w:rsidRPr="002D2232">
              <w:rPr>
                <w:i/>
                <w:iCs/>
                <w:spacing w:val="-1"/>
                <w:sz w:val="20"/>
                <w:szCs w:val="20"/>
              </w:rPr>
              <w:t>Frequency:</w:t>
            </w:r>
            <w:r w:rsidRPr="002D2232">
              <w:rPr>
                <w:spacing w:val="-8"/>
                <w:sz w:val="20"/>
                <w:szCs w:val="20"/>
              </w:rPr>
              <w:t xml:space="preserve"> </w:t>
            </w:r>
            <w:r w:rsidRPr="002D2232">
              <w:rPr>
                <w:sz w:val="20"/>
                <w:szCs w:val="20"/>
              </w:rPr>
              <w:t>Performed</w:t>
            </w:r>
            <w:r w:rsidRPr="002D2232">
              <w:rPr>
                <w:spacing w:val="-6"/>
                <w:sz w:val="20"/>
                <w:szCs w:val="20"/>
              </w:rPr>
              <w:t xml:space="preserve"> </w:t>
            </w:r>
            <w:r w:rsidRPr="002D2232">
              <w:rPr>
                <w:spacing w:val="-1"/>
                <w:sz w:val="20"/>
                <w:szCs w:val="20"/>
              </w:rPr>
              <w:t>during</w:t>
            </w:r>
            <w:r w:rsidRPr="002D2232">
              <w:rPr>
                <w:spacing w:val="-6"/>
                <w:sz w:val="20"/>
                <w:szCs w:val="20"/>
              </w:rPr>
              <w:t xml:space="preserve"> </w:t>
            </w:r>
            <w:r w:rsidRPr="002D2232">
              <w:rPr>
                <w:spacing w:val="-1"/>
                <w:sz w:val="20"/>
                <w:szCs w:val="20"/>
              </w:rPr>
              <w:t>the</w:t>
            </w:r>
            <w:r w:rsidRPr="002D2232">
              <w:rPr>
                <w:spacing w:val="-7"/>
                <w:sz w:val="20"/>
                <w:szCs w:val="20"/>
              </w:rPr>
              <w:t xml:space="preserve"> </w:t>
            </w:r>
            <w:r w:rsidR="00972FCB" w:rsidRPr="002D2232">
              <w:rPr>
                <w:spacing w:val="-7"/>
                <w:sz w:val="20"/>
                <w:szCs w:val="20"/>
              </w:rPr>
              <w:t xml:space="preserve">Accepted </w:t>
            </w:r>
            <w:r w:rsidRPr="002D2232">
              <w:rPr>
                <w:sz w:val="20"/>
                <w:szCs w:val="20"/>
              </w:rPr>
              <w:t>phase</w:t>
            </w:r>
          </w:p>
        </w:tc>
      </w:tr>
      <w:tr w:rsidR="00972FCB" w14:paraId="2DBE7432" w14:textId="77777777" w:rsidTr="003F4F56">
        <w:trPr>
          <w:trHeight w:hRule="exact" w:val="1085"/>
        </w:trPr>
        <w:tc>
          <w:tcPr>
            <w:tcW w:w="0" w:type="auto"/>
          </w:tcPr>
          <w:p w14:paraId="3DEF9580" w14:textId="77777777" w:rsidR="005A76DC" w:rsidRPr="002D2232" w:rsidRDefault="00E367D3" w:rsidP="002D2232">
            <w:pPr>
              <w:rPr>
                <w:rFonts w:eastAsia="Times New Roman" w:hAnsi="Times New Roman" w:cs="Times New Roman"/>
                <w:sz w:val="20"/>
                <w:szCs w:val="20"/>
              </w:rPr>
            </w:pPr>
            <w:r w:rsidRPr="002D2232">
              <w:rPr>
                <w:sz w:val="20"/>
                <w:szCs w:val="20"/>
              </w:rPr>
              <w:t>Footprint</w:t>
            </w:r>
          </w:p>
        </w:tc>
        <w:tc>
          <w:tcPr>
            <w:tcW w:w="0" w:type="auto"/>
          </w:tcPr>
          <w:p w14:paraId="2B4713E9" w14:textId="395B6CBD"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00972FCB" w:rsidRPr="002D2232">
              <w:rPr>
                <w:spacing w:val="-11"/>
                <w:sz w:val="20"/>
                <w:szCs w:val="20"/>
              </w:rPr>
              <w:t>D</w:t>
            </w:r>
            <w:r w:rsidRPr="002D2232">
              <w:rPr>
                <w:sz w:val="20"/>
                <w:szCs w:val="20"/>
              </w:rPr>
              <w:t>evelopment</w:t>
            </w:r>
            <w:r w:rsidRPr="002D2232">
              <w:rPr>
                <w:spacing w:val="-10"/>
                <w:sz w:val="20"/>
                <w:szCs w:val="20"/>
              </w:rPr>
              <w:t xml:space="preserve"> </w:t>
            </w:r>
            <w:r w:rsidRPr="002D2232">
              <w:rPr>
                <w:sz w:val="20"/>
                <w:szCs w:val="20"/>
              </w:rPr>
              <w:t>Team</w:t>
            </w:r>
          </w:p>
        </w:tc>
        <w:tc>
          <w:tcPr>
            <w:tcW w:w="0" w:type="auto"/>
          </w:tcPr>
          <w:p w14:paraId="60D3A543" w14:textId="77777777" w:rsidR="005A76DC" w:rsidRPr="002D2232" w:rsidRDefault="00E367D3" w:rsidP="002D2232">
            <w:pPr>
              <w:rPr>
                <w:rFonts w:eastAsia="Times New Roman" w:hAnsi="Times New Roman" w:cs="Times New Roman"/>
                <w:sz w:val="20"/>
                <w:szCs w:val="20"/>
              </w:rPr>
            </w:pPr>
            <w:r w:rsidRPr="002D2232">
              <w:rPr>
                <w:sz w:val="20"/>
                <w:szCs w:val="20"/>
              </w:rPr>
              <w:t>Footprint</w:t>
            </w:r>
            <w:r w:rsidRPr="002D2232">
              <w:rPr>
                <w:spacing w:val="-5"/>
                <w:sz w:val="20"/>
                <w:szCs w:val="20"/>
              </w:rPr>
              <w:t xml:space="preserve"> </w:t>
            </w:r>
            <w:r w:rsidRPr="002D2232">
              <w:rPr>
                <w:sz w:val="20"/>
                <w:szCs w:val="20"/>
              </w:rPr>
              <w:t>measurements</w:t>
            </w:r>
            <w:r w:rsidRPr="002D2232">
              <w:rPr>
                <w:spacing w:val="-7"/>
                <w:sz w:val="20"/>
                <w:szCs w:val="20"/>
              </w:rPr>
              <w:t xml:space="preserve"> </w:t>
            </w:r>
            <w:r w:rsidRPr="002D2232">
              <w:rPr>
                <w:sz w:val="20"/>
                <w:szCs w:val="20"/>
              </w:rPr>
              <w:t>of</w:t>
            </w:r>
            <w:r w:rsidRPr="002D2232">
              <w:rPr>
                <w:spacing w:val="-9"/>
                <w:sz w:val="20"/>
                <w:szCs w:val="20"/>
              </w:rPr>
              <w:t xml:space="preserve"> </w:t>
            </w:r>
            <w:r w:rsidRPr="002D2232">
              <w:rPr>
                <w:spacing w:val="1"/>
                <w:sz w:val="20"/>
                <w:szCs w:val="20"/>
              </w:rPr>
              <w:t>OS</w:t>
            </w:r>
            <w:r w:rsidRPr="002D2232">
              <w:rPr>
                <w:spacing w:val="-7"/>
                <w:sz w:val="20"/>
                <w:szCs w:val="20"/>
              </w:rPr>
              <w:t xml:space="preserve"> </w:t>
            </w:r>
            <w:r w:rsidRPr="002D2232">
              <w:rPr>
                <w:sz w:val="20"/>
                <w:szCs w:val="20"/>
              </w:rPr>
              <w:t>libraries</w:t>
            </w:r>
            <w:r w:rsidRPr="002D2232">
              <w:rPr>
                <w:spacing w:val="-7"/>
                <w:sz w:val="20"/>
                <w:szCs w:val="20"/>
              </w:rPr>
              <w:t xml:space="preserve"> </w:t>
            </w:r>
            <w:r w:rsidRPr="002D2232">
              <w:rPr>
                <w:sz w:val="20"/>
                <w:szCs w:val="20"/>
              </w:rPr>
              <w:t>and</w:t>
            </w:r>
            <w:r w:rsidRPr="002D2232">
              <w:rPr>
                <w:spacing w:val="-6"/>
                <w:sz w:val="20"/>
                <w:szCs w:val="20"/>
              </w:rPr>
              <w:t xml:space="preserve"> </w:t>
            </w:r>
            <w:r w:rsidRPr="002D2232">
              <w:rPr>
                <w:sz w:val="20"/>
                <w:szCs w:val="20"/>
              </w:rPr>
              <w:t>default</w:t>
            </w:r>
            <w:r w:rsidRPr="002D2232">
              <w:rPr>
                <w:spacing w:val="40"/>
                <w:w w:val="99"/>
                <w:sz w:val="20"/>
                <w:szCs w:val="20"/>
              </w:rPr>
              <w:t xml:space="preserve"> </w:t>
            </w:r>
            <w:r w:rsidRPr="002D2232">
              <w:rPr>
                <w:sz w:val="20"/>
                <w:szCs w:val="20"/>
              </w:rPr>
              <w:t>VxWorks</w:t>
            </w:r>
            <w:r w:rsidRPr="002D2232">
              <w:rPr>
                <w:spacing w:val="-15"/>
                <w:sz w:val="20"/>
                <w:szCs w:val="20"/>
              </w:rPr>
              <w:t xml:space="preserve"> </w:t>
            </w:r>
            <w:r w:rsidRPr="002D2232">
              <w:rPr>
                <w:sz w:val="20"/>
                <w:szCs w:val="20"/>
              </w:rPr>
              <w:t>images.</w:t>
            </w:r>
          </w:p>
          <w:p w14:paraId="3277F074" w14:textId="77777777" w:rsidR="005A76DC" w:rsidRPr="002D2232" w:rsidRDefault="005A76DC" w:rsidP="002D2232">
            <w:pPr>
              <w:rPr>
                <w:rFonts w:eastAsia="Times New Roman" w:hAnsi="Times New Roman" w:cs="Times New Roman"/>
                <w:sz w:val="20"/>
                <w:szCs w:val="20"/>
              </w:rPr>
            </w:pPr>
          </w:p>
          <w:p w14:paraId="3E50684F" w14:textId="6CF315AC"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8"/>
                <w:sz w:val="20"/>
                <w:szCs w:val="20"/>
              </w:rPr>
              <w:t xml:space="preserve"> </w:t>
            </w:r>
            <w:r w:rsidR="00972FCB" w:rsidRPr="002D2232">
              <w:rPr>
                <w:sz w:val="20"/>
                <w:szCs w:val="20"/>
              </w:rPr>
              <w:t>Every sprint</w:t>
            </w:r>
            <w:r w:rsidR="007B38BD" w:rsidRPr="002D2232">
              <w:rPr>
                <w:sz w:val="20"/>
                <w:szCs w:val="20"/>
              </w:rPr>
              <w:t>.</w:t>
            </w:r>
          </w:p>
        </w:tc>
      </w:tr>
      <w:tr w:rsidR="00972FCB" w14:paraId="45D6508E" w14:textId="77777777" w:rsidTr="002D2232">
        <w:trPr>
          <w:trHeight w:hRule="exact" w:val="1272"/>
        </w:trPr>
        <w:tc>
          <w:tcPr>
            <w:tcW w:w="0" w:type="auto"/>
          </w:tcPr>
          <w:p w14:paraId="04611592" w14:textId="7BDE8B04" w:rsidR="005A76DC" w:rsidRPr="002D2232" w:rsidRDefault="00972FCB" w:rsidP="002D2232">
            <w:pPr>
              <w:rPr>
                <w:rFonts w:eastAsia="Times New Roman" w:hAnsi="Times New Roman" w:cs="Times New Roman"/>
                <w:sz w:val="20"/>
                <w:szCs w:val="20"/>
              </w:rPr>
            </w:pPr>
            <w:r w:rsidRPr="002D2232">
              <w:rPr>
                <w:sz w:val="20"/>
                <w:szCs w:val="20"/>
              </w:rPr>
              <w:t>Compliance</w:t>
            </w:r>
          </w:p>
        </w:tc>
        <w:tc>
          <w:tcPr>
            <w:tcW w:w="0" w:type="auto"/>
          </w:tcPr>
          <w:p w14:paraId="1B853A9D" w14:textId="77777777"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z w:val="20"/>
                <w:szCs w:val="20"/>
              </w:rPr>
              <w:t>Development</w:t>
            </w:r>
            <w:r w:rsidRPr="002D2232">
              <w:rPr>
                <w:spacing w:val="-10"/>
                <w:sz w:val="20"/>
                <w:szCs w:val="20"/>
              </w:rPr>
              <w:t xml:space="preserve"> </w:t>
            </w:r>
            <w:r w:rsidRPr="002D2232">
              <w:rPr>
                <w:spacing w:val="1"/>
                <w:sz w:val="20"/>
                <w:szCs w:val="20"/>
              </w:rPr>
              <w:t>Team</w:t>
            </w:r>
          </w:p>
        </w:tc>
        <w:tc>
          <w:tcPr>
            <w:tcW w:w="0" w:type="auto"/>
          </w:tcPr>
          <w:p w14:paraId="612651D4" w14:textId="023A0F98" w:rsidR="005A76DC" w:rsidRPr="002D2232" w:rsidRDefault="00E367D3" w:rsidP="002D2232">
            <w:pPr>
              <w:rPr>
                <w:rFonts w:eastAsia="Times New Roman" w:hAnsi="Times New Roman" w:cs="Times New Roman"/>
                <w:sz w:val="20"/>
                <w:szCs w:val="20"/>
              </w:rPr>
            </w:pPr>
            <w:r w:rsidRPr="002D2232">
              <w:rPr>
                <w:sz w:val="20"/>
                <w:szCs w:val="20"/>
              </w:rPr>
              <w:t>Verify</w:t>
            </w:r>
            <w:r w:rsidRPr="002D2232">
              <w:rPr>
                <w:spacing w:val="-10"/>
                <w:sz w:val="20"/>
                <w:szCs w:val="20"/>
              </w:rPr>
              <w:t xml:space="preserve"> </w:t>
            </w:r>
            <w:r w:rsidRPr="002D2232">
              <w:rPr>
                <w:sz w:val="20"/>
                <w:szCs w:val="20"/>
              </w:rPr>
              <w:t>VxWorks</w:t>
            </w:r>
            <w:r w:rsidRPr="002D2232">
              <w:rPr>
                <w:spacing w:val="-6"/>
                <w:sz w:val="20"/>
                <w:szCs w:val="20"/>
              </w:rPr>
              <w:t xml:space="preserve"> </w:t>
            </w:r>
            <w:r w:rsidRPr="002D2232">
              <w:rPr>
                <w:sz w:val="20"/>
                <w:szCs w:val="20"/>
              </w:rPr>
              <w:t>uniprocessor</w:t>
            </w:r>
            <w:r w:rsidRPr="002D2232">
              <w:rPr>
                <w:spacing w:val="-7"/>
                <w:sz w:val="20"/>
                <w:szCs w:val="20"/>
              </w:rPr>
              <w:t xml:space="preserve"> </w:t>
            </w:r>
            <w:r w:rsidRPr="002D2232">
              <w:rPr>
                <w:sz w:val="20"/>
                <w:szCs w:val="20"/>
              </w:rPr>
              <w:t>PowerPC</w:t>
            </w:r>
            <w:r w:rsidRPr="002D2232">
              <w:rPr>
                <w:spacing w:val="-9"/>
                <w:sz w:val="20"/>
                <w:szCs w:val="20"/>
              </w:rPr>
              <w:t xml:space="preserve"> </w:t>
            </w:r>
            <w:r w:rsidR="00972FCB" w:rsidRPr="002D2232">
              <w:rPr>
                <w:sz w:val="20"/>
                <w:szCs w:val="20"/>
              </w:rPr>
              <w:t>compliance</w:t>
            </w:r>
            <w:r w:rsidRPr="002D2232">
              <w:rPr>
                <w:spacing w:val="-8"/>
                <w:sz w:val="20"/>
                <w:szCs w:val="20"/>
              </w:rPr>
              <w:t xml:space="preserve"> </w:t>
            </w:r>
            <w:r w:rsidR="002D2232" w:rsidRPr="002D2232">
              <w:rPr>
                <w:spacing w:val="-8"/>
                <w:sz w:val="20"/>
                <w:szCs w:val="20"/>
              </w:rPr>
              <w:t>which includes PSE52 POSIX, boost, ANVL, and Achilles</w:t>
            </w:r>
            <w:r w:rsidRPr="002D2232">
              <w:rPr>
                <w:sz w:val="20"/>
                <w:szCs w:val="20"/>
              </w:rPr>
              <w:t>.</w:t>
            </w:r>
          </w:p>
          <w:p w14:paraId="161E2615" w14:textId="77777777" w:rsidR="005A76DC" w:rsidRPr="002D2232" w:rsidRDefault="005A76DC" w:rsidP="002D2232">
            <w:pPr>
              <w:rPr>
                <w:rFonts w:eastAsia="Times New Roman" w:hAnsi="Times New Roman" w:cs="Times New Roman"/>
                <w:sz w:val="20"/>
                <w:szCs w:val="20"/>
              </w:rPr>
            </w:pPr>
          </w:p>
          <w:p w14:paraId="1DA7B4F8" w14:textId="556B980A" w:rsidR="005A76DC" w:rsidRPr="002D2232" w:rsidRDefault="00E367D3" w:rsidP="002D2232">
            <w:pPr>
              <w:rPr>
                <w:rFonts w:eastAsia="Times New Roman" w:hAnsi="Times New Roman" w:cs="Times New Roman"/>
                <w:sz w:val="20"/>
                <w:szCs w:val="20"/>
              </w:rPr>
            </w:pPr>
            <w:r w:rsidRPr="002D2232">
              <w:rPr>
                <w:i/>
                <w:iCs/>
                <w:sz w:val="20"/>
                <w:szCs w:val="20"/>
              </w:rPr>
              <w:t>Frequency</w:t>
            </w:r>
            <w:r w:rsidR="002D2232" w:rsidRPr="002D2232">
              <w:rPr>
                <w:i/>
                <w:iCs/>
                <w:sz w:val="20"/>
                <w:szCs w:val="20"/>
              </w:rPr>
              <w:t>:</w:t>
            </w:r>
            <w:r w:rsidR="007B38BD" w:rsidRPr="002D2232">
              <w:rPr>
                <w:sz w:val="20"/>
                <w:szCs w:val="20"/>
              </w:rPr>
              <w:t xml:space="preserve"> </w:t>
            </w:r>
            <w:r w:rsidR="002D2232" w:rsidRPr="002D2232">
              <w:rPr>
                <w:sz w:val="20"/>
                <w:szCs w:val="20"/>
              </w:rPr>
              <w:t>PSE52 POSIX, boost, ANVL are performed daily.  Achilles is performed once per release.</w:t>
            </w:r>
          </w:p>
        </w:tc>
      </w:tr>
      <w:tr w:rsidR="00972FCB" w14:paraId="24162E66" w14:textId="77777777" w:rsidTr="002D2232">
        <w:trPr>
          <w:trHeight w:hRule="exact" w:val="1006"/>
        </w:trPr>
        <w:tc>
          <w:tcPr>
            <w:tcW w:w="0" w:type="auto"/>
          </w:tcPr>
          <w:p w14:paraId="49DD35D8" w14:textId="77777777" w:rsidR="005A76DC" w:rsidRPr="002D2232" w:rsidRDefault="00E367D3" w:rsidP="002D2232">
            <w:pPr>
              <w:rPr>
                <w:rFonts w:eastAsia="Times New Roman" w:hAnsi="Times New Roman" w:cs="Times New Roman"/>
                <w:sz w:val="20"/>
                <w:szCs w:val="20"/>
              </w:rPr>
            </w:pPr>
            <w:r w:rsidRPr="002D2232">
              <w:rPr>
                <w:sz w:val="20"/>
                <w:szCs w:val="20"/>
              </w:rPr>
              <w:t>Fix</w:t>
            </w:r>
            <w:r w:rsidRPr="002D2232">
              <w:rPr>
                <w:spacing w:val="-14"/>
                <w:sz w:val="20"/>
                <w:szCs w:val="20"/>
              </w:rPr>
              <w:t xml:space="preserve"> </w:t>
            </w:r>
            <w:r w:rsidRPr="002D2232">
              <w:rPr>
                <w:sz w:val="20"/>
                <w:szCs w:val="20"/>
              </w:rPr>
              <w:t>Validation</w:t>
            </w:r>
          </w:p>
        </w:tc>
        <w:tc>
          <w:tcPr>
            <w:tcW w:w="0" w:type="auto"/>
          </w:tcPr>
          <w:p w14:paraId="46678CA4" w14:textId="70F606E6"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z w:val="20"/>
                <w:szCs w:val="20"/>
              </w:rPr>
              <w:t>Development</w:t>
            </w:r>
            <w:r w:rsidRPr="002D2232">
              <w:rPr>
                <w:spacing w:val="-10"/>
                <w:sz w:val="20"/>
                <w:szCs w:val="20"/>
              </w:rPr>
              <w:t xml:space="preserve"> </w:t>
            </w:r>
            <w:r w:rsidRPr="002D2232">
              <w:rPr>
                <w:spacing w:val="1"/>
                <w:sz w:val="20"/>
                <w:szCs w:val="20"/>
              </w:rPr>
              <w:t>Team</w:t>
            </w:r>
            <w:r w:rsidR="002D2232" w:rsidRPr="002D2232">
              <w:rPr>
                <w:spacing w:val="1"/>
                <w:sz w:val="20"/>
                <w:szCs w:val="20"/>
              </w:rPr>
              <w:t xml:space="preserve"> and/or Development Team</w:t>
            </w:r>
          </w:p>
        </w:tc>
        <w:tc>
          <w:tcPr>
            <w:tcW w:w="0" w:type="auto"/>
          </w:tcPr>
          <w:p w14:paraId="0D8B3C02" w14:textId="77777777" w:rsidR="005A76DC" w:rsidRPr="002D2232" w:rsidRDefault="00E367D3" w:rsidP="002D2232">
            <w:pPr>
              <w:rPr>
                <w:rFonts w:eastAsia="Times New Roman" w:hAnsi="Times New Roman" w:cs="Times New Roman"/>
                <w:sz w:val="20"/>
                <w:szCs w:val="20"/>
              </w:rPr>
            </w:pPr>
            <w:r w:rsidRPr="002D2232">
              <w:rPr>
                <w:sz w:val="20"/>
                <w:szCs w:val="20"/>
              </w:rPr>
              <w:t>Verifies</w:t>
            </w:r>
            <w:r w:rsidRPr="002D2232">
              <w:rPr>
                <w:spacing w:val="-5"/>
                <w:sz w:val="20"/>
                <w:szCs w:val="20"/>
              </w:rPr>
              <w:t xml:space="preserve"> </w:t>
            </w:r>
            <w:r w:rsidRPr="002D2232">
              <w:rPr>
                <w:sz w:val="20"/>
                <w:szCs w:val="20"/>
              </w:rPr>
              <w:t>presence</w:t>
            </w:r>
            <w:r w:rsidRPr="002D2232">
              <w:rPr>
                <w:spacing w:val="-5"/>
                <w:sz w:val="20"/>
                <w:szCs w:val="20"/>
              </w:rPr>
              <w:t xml:space="preserve"> </w:t>
            </w:r>
            <w:r w:rsidRPr="002D2232">
              <w:rPr>
                <w:sz w:val="20"/>
                <w:szCs w:val="20"/>
              </w:rPr>
              <w:t>of</w:t>
            </w:r>
            <w:r w:rsidRPr="002D2232">
              <w:rPr>
                <w:spacing w:val="-7"/>
                <w:sz w:val="20"/>
                <w:szCs w:val="20"/>
              </w:rPr>
              <w:t xml:space="preserve"> </w:t>
            </w:r>
            <w:r w:rsidRPr="002D2232">
              <w:rPr>
                <w:sz w:val="20"/>
                <w:szCs w:val="20"/>
              </w:rPr>
              <w:t>defect</w:t>
            </w:r>
            <w:r w:rsidRPr="002D2232">
              <w:rPr>
                <w:spacing w:val="-3"/>
                <w:sz w:val="20"/>
                <w:szCs w:val="20"/>
              </w:rPr>
              <w:t xml:space="preserve"> </w:t>
            </w:r>
            <w:r w:rsidRPr="002D2232">
              <w:rPr>
                <w:sz w:val="20"/>
                <w:szCs w:val="20"/>
              </w:rPr>
              <w:t>fixes</w:t>
            </w:r>
            <w:r w:rsidRPr="002D2232">
              <w:rPr>
                <w:spacing w:val="-6"/>
                <w:sz w:val="20"/>
                <w:szCs w:val="20"/>
              </w:rPr>
              <w:t xml:space="preserve"> </w:t>
            </w:r>
            <w:r w:rsidR="007B38BD" w:rsidRPr="002D2232">
              <w:rPr>
                <w:sz w:val="20"/>
                <w:szCs w:val="20"/>
              </w:rPr>
              <w:t>in a release.</w:t>
            </w:r>
          </w:p>
          <w:p w14:paraId="3189D6B2" w14:textId="77777777" w:rsidR="005A76DC" w:rsidRPr="002D2232" w:rsidRDefault="005A76DC" w:rsidP="002D2232">
            <w:pPr>
              <w:rPr>
                <w:rFonts w:eastAsia="Times New Roman" w:hAnsi="Times New Roman" w:cs="Times New Roman"/>
                <w:sz w:val="20"/>
                <w:szCs w:val="20"/>
              </w:rPr>
            </w:pPr>
          </w:p>
          <w:p w14:paraId="0FFE2676" w14:textId="79C3F60D"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8"/>
                <w:sz w:val="20"/>
                <w:szCs w:val="20"/>
              </w:rPr>
              <w:t xml:space="preserve"> </w:t>
            </w:r>
            <w:r w:rsidRPr="002D2232">
              <w:rPr>
                <w:sz w:val="20"/>
                <w:szCs w:val="20"/>
              </w:rPr>
              <w:t>Performed</w:t>
            </w:r>
            <w:r w:rsidRPr="002D2232">
              <w:rPr>
                <w:spacing w:val="-7"/>
                <w:sz w:val="20"/>
                <w:szCs w:val="20"/>
              </w:rPr>
              <w:t xml:space="preserve"> </w:t>
            </w:r>
            <w:r w:rsidR="002D2232" w:rsidRPr="002D2232">
              <w:rPr>
                <w:sz w:val="20"/>
                <w:szCs w:val="20"/>
              </w:rPr>
              <w:t>throughout the In Progress, Done, and Accepted</w:t>
            </w:r>
            <w:r w:rsidRPr="002D2232">
              <w:rPr>
                <w:spacing w:val="-7"/>
                <w:sz w:val="20"/>
                <w:szCs w:val="20"/>
              </w:rPr>
              <w:t xml:space="preserve"> </w:t>
            </w:r>
            <w:r w:rsidRPr="002D2232">
              <w:rPr>
                <w:spacing w:val="1"/>
                <w:sz w:val="20"/>
                <w:szCs w:val="20"/>
              </w:rPr>
              <w:t>phase</w:t>
            </w:r>
            <w:r w:rsidR="002D2232" w:rsidRPr="002D2232">
              <w:rPr>
                <w:spacing w:val="1"/>
                <w:sz w:val="20"/>
                <w:szCs w:val="20"/>
              </w:rPr>
              <w:t>s</w:t>
            </w:r>
            <w:r w:rsidRPr="002D2232">
              <w:rPr>
                <w:spacing w:val="1"/>
                <w:sz w:val="20"/>
                <w:szCs w:val="20"/>
              </w:rPr>
              <w:t>.</w:t>
            </w:r>
          </w:p>
        </w:tc>
      </w:tr>
    </w:tbl>
    <w:p w14:paraId="2372B8D0" w14:textId="3CB5F716" w:rsidR="00E4440F" w:rsidRDefault="00E4440F">
      <w:pPr>
        <w:rPr>
          <w:rFonts w:ascii="Times New Roman" w:eastAsia="Times New Roman" w:hAnsi="Times New Roman" w:cs="Times New Roman"/>
          <w:sz w:val="20"/>
          <w:szCs w:val="20"/>
        </w:rPr>
      </w:pPr>
    </w:p>
    <w:p w14:paraId="4E8F65F3" w14:textId="77777777" w:rsidR="005A76DC" w:rsidRPr="002D2232" w:rsidRDefault="00E367D3" w:rsidP="002D2232">
      <w:pPr>
        <w:pStyle w:val="BodyText"/>
        <w:rPr>
          <w:rFonts w:cs="Arial"/>
          <w:b/>
          <w:bCs/>
        </w:rPr>
      </w:pPr>
      <w:r w:rsidRPr="002D2232">
        <w:rPr>
          <w:b/>
          <w:bCs/>
        </w:rPr>
        <w:t>Summary</w:t>
      </w:r>
      <w:r w:rsidRPr="002D2232">
        <w:rPr>
          <w:b/>
          <w:bCs/>
          <w:spacing w:val="-4"/>
        </w:rPr>
        <w:t xml:space="preserve"> </w:t>
      </w:r>
      <w:r w:rsidRPr="002D2232">
        <w:rPr>
          <w:b/>
          <w:bCs/>
        </w:rPr>
        <w:t>of</w:t>
      </w:r>
      <w:r w:rsidRPr="002D2232">
        <w:rPr>
          <w:b/>
          <w:bCs/>
          <w:spacing w:val="1"/>
        </w:rPr>
        <w:t xml:space="preserve"> </w:t>
      </w:r>
      <w:r w:rsidRPr="002D2232">
        <w:rPr>
          <w:b/>
          <w:bCs/>
          <w:spacing w:val="-2"/>
        </w:rPr>
        <w:t>Test</w:t>
      </w:r>
      <w:r w:rsidRPr="002D2232">
        <w:rPr>
          <w:b/>
          <w:bCs/>
          <w:spacing w:val="1"/>
        </w:rPr>
        <w:t xml:space="preserve"> </w:t>
      </w:r>
      <w:r w:rsidRPr="002D2232">
        <w:rPr>
          <w:b/>
          <w:bCs/>
        </w:rPr>
        <w:t>Tools Used</w:t>
      </w:r>
    </w:p>
    <w:p w14:paraId="6E470334" w14:textId="286F532B" w:rsidR="005A76DC" w:rsidRDefault="00E367D3" w:rsidP="002D2232">
      <w:pPr>
        <w:pStyle w:val="BodyText"/>
        <w:spacing w:before="129" w:line="250" w:lineRule="auto"/>
        <w:ind w:right="395"/>
      </w:pPr>
      <w:r>
        <w:rPr>
          <w:spacing w:val="-1"/>
        </w:rPr>
        <w:t>Test</w:t>
      </w:r>
      <w:r>
        <w:rPr>
          <w:spacing w:val="-6"/>
        </w:rPr>
        <w:t xml:space="preserve"> </w:t>
      </w:r>
      <w:r>
        <w:t>automation</w:t>
      </w:r>
      <w:r>
        <w:rPr>
          <w:spacing w:val="-4"/>
        </w:rPr>
        <w:t xml:space="preserve"> </w:t>
      </w:r>
      <w:r>
        <w:rPr>
          <w:spacing w:val="-1"/>
        </w:rPr>
        <w:t>tools</w:t>
      </w:r>
      <w:r>
        <w:rPr>
          <w:spacing w:val="-6"/>
        </w:rPr>
        <w:t xml:space="preserve"> </w:t>
      </w:r>
      <w:r>
        <w:t>used</w:t>
      </w:r>
      <w:r>
        <w:rPr>
          <w:spacing w:val="-3"/>
        </w:rPr>
        <w:t xml:space="preserve"> </w:t>
      </w:r>
      <w:r>
        <w:rPr>
          <w:spacing w:val="1"/>
        </w:rPr>
        <w:t>by</w:t>
      </w:r>
      <w:r>
        <w:rPr>
          <w:spacing w:val="-6"/>
        </w:rPr>
        <w:t xml:space="preserve"> </w:t>
      </w:r>
      <w:r>
        <w:t>the</w:t>
      </w:r>
      <w:r>
        <w:rPr>
          <w:spacing w:val="-5"/>
        </w:rPr>
        <w:t xml:space="preserve"> </w:t>
      </w:r>
      <w:r>
        <w:rPr>
          <w:spacing w:val="-1"/>
        </w:rPr>
        <w:t>Wind</w:t>
      </w:r>
      <w:r>
        <w:rPr>
          <w:spacing w:val="-3"/>
        </w:rPr>
        <w:t xml:space="preserve"> </w:t>
      </w:r>
      <w:r>
        <w:t>River</w:t>
      </w:r>
      <w:r>
        <w:rPr>
          <w:spacing w:val="-4"/>
        </w:rPr>
        <w:t xml:space="preserve"> </w:t>
      </w:r>
      <w:r>
        <w:rPr>
          <w:spacing w:val="-1"/>
        </w:rPr>
        <w:t>VxWorks</w:t>
      </w:r>
      <w:r>
        <w:rPr>
          <w:spacing w:val="-6"/>
        </w:rPr>
        <w:t xml:space="preserve"> </w:t>
      </w:r>
      <w:r>
        <w:t>team</w:t>
      </w:r>
      <w:r>
        <w:rPr>
          <w:spacing w:val="-6"/>
        </w:rPr>
        <w:t xml:space="preserve"> </w:t>
      </w:r>
      <w:r>
        <w:t>are</w:t>
      </w:r>
      <w:r>
        <w:rPr>
          <w:spacing w:val="-5"/>
        </w:rPr>
        <w:t xml:space="preserve"> </w:t>
      </w:r>
      <w:r>
        <w:rPr>
          <w:spacing w:val="-1"/>
        </w:rPr>
        <w:t>summarized</w:t>
      </w:r>
      <w:r>
        <w:rPr>
          <w:spacing w:val="-4"/>
        </w:rPr>
        <w:t xml:space="preserve"> </w:t>
      </w:r>
      <w:proofErr w:type="gramStart"/>
      <w:r w:rsidR="002D2232">
        <w:t>below</w:t>
      </w:r>
      <w:r w:rsidR="00EF6BFC">
        <w:t>(</w:t>
      </w:r>
      <w:proofErr w:type="gramEnd"/>
      <w:r w:rsidR="00EF6BFC">
        <w:t>this is not an exhaustive list):</w:t>
      </w:r>
    </w:p>
    <w:p w14:paraId="3552D043" w14:textId="77777777" w:rsidR="005A76DC" w:rsidRDefault="005A76DC" w:rsidP="009D0746">
      <w:pPr>
        <w:spacing w:before="6"/>
        <w:ind w:left="720"/>
        <w:rPr>
          <w:rFonts w:ascii="Times New Roman" w:eastAsia="Times New Roman" w:hAnsi="Times New Roman" w:cs="Times New Roman"/>
        </w:rPr>
      </w:pPr>
    </w:p>
    <w:p w14:paraId="26EEC29D" w14:textId="77B3833B" w:rsidR="002D2232" w:rsidRPr="002D2232" w:rsidRDefault="002D2232" w:rsidP="00362AF0">
      <w:pPr>
        <w:pStyle w:val="BulletA2"/>
        <w:numPr>
          <w:ilvl w:val="2"/>
          <w:numId w:val="2"/>
        </w:numPr>
      </w:pPr>
      <w:r w:rsidRPr="002D2232">
        <w:lastRenderedPageBreak/>
        <w:t>WASSP: VxWorks overall test automation framework;</w:t>
      </w:r>
    </w:p>
    <w:p w14:paraId="30ACB6E9" w14:textId="6AC64CA9" w:rsidR="002D2232" w:rsidRPr="002D2232" w:rsidRDefault="002D2232" w:rsidP="00362AF0">
      <w:pPr>
        <w:pStyle w:val="BulletA2"/>
        <w:numPr>
          <w:ilvl w:val="2"/>
          <w:numId w:val="2"/>
        </w:numPr>
      </w:pPr>
      <w:proofErr w:type="spellStart"/>
      <w:r w:rsidRPr="002D2232">
        <w:t>Vx</w:t>
      </w:r>
      <w:r w:rsidR="00EF6BFC">
        <w:t>T</w:t>
      </w:r>
      <w:r w:rsidRPr="002D2232">
        <w:t>est</w:t>
      </w:r>
      <w:proofErr w:type="spellEnd"/>
      <w:r w:rsidRPr="002D2232">
        <w:t>: OS/RTP API Functionality, stress;</w:t>
      </w:r>
    </w:p>
    <w:p w14:paraId="6CF1D31F" w14:textId="27E69540" w:rsidR="002D2232" w:rsidRPr="002D2232" w:rsidRDefault="002D2232" w:rsidP="00362AF0">
      <w:pPr>
        <w:pStyle w:val="BulletA2"/>
        <w:numPr>
          <w:ilvl w:val="2"/>
          <w:numId w:val="2"/>
        </w:numPr>
      </w:pPr>
      <w:r w:rsidRPr="002D2232">
        <w:t>Junit: unit test for WB</w:t>
      </w:r>
    </w:p>
    <w:p w14:paraId="143D3B3C" w14:textId="7D9FB7DA" w:rsidR="002D2232" w:rsidRPr="002D2232" w:rsidRDefault="002D2232" w:rsidP="00362AF0">
      <w:pPr>
        <w:pStyle w:val="BulletA2"/>
        <w:numPr>
          <w:ilvl w:val="2"/>
          <w:numId w:val="2"/>
        </w:numPr>
      </w:pPr>
      <w:proofErr w:type="spellStart"/>
      <w:r w:rsidRPr="002D2232">
        <w:t>GoogleTest</w:t>
      </w:r>
      <w:proofErr w:type="spellEnd"/>
      <w:r w:rsidRPr="002D2232">
        <w:t>: unit test for VxWorks</w:t>
      </w:r>
    </w:p>
    <w:p w14:paraId="0C1620BA" w14:textId="5768EADF" w:rsidR="002D2232" w:rsidRPr="002D2232" w:rsidRDefault="002D2232" w:rsidP="00362AF0">
      <w:pPr>
        <w:pStyle w:val="BulletA2"/>
        <w:numPr>
          <w:ilvl w:val="2"/>
          <w:numId w:val="2"/>
        </w:numPr>
      </w:pPr>
      <w:r w:rsidRPr="002D2232">
        <w:t>ANVL – Networking RFC conformance testing</w:t>
      </w:r>
    </w:p>
    <w:p w14:paraId="47F22E53" w14:textId="0494F21D" w:rsidR="002D2232" w:rsidRPr="002D2232" w:rsidRDefault="002D2232" w:rsidP="00362AF0">
      <w:pPr>
        <w:pStyle w:val="BulletA2"/>
        <w:numPr>
          <w:ilvl w:val="2"/>
          <w:numId w:val="2"/>
        </w:numPr>
      </w:pPr>
      <w:r w:rsidRPr="002D2232">
        <w:t>Achilles Level 2 Certification Test – Networking security, stress and fuzzing testing</w:t>
      </w:r>
    </w:p>
    <w:p w14:paraId="30E80D2E" w14:textId="15AE223F" w:rsidR="002D2232" w:rsidRPr="002D2232" w:rsidRDefault="002D2232" w:rsidP="00362AF0">
      <w:pPr>
        <w:pStyle w:val="BulletA2"/>
        <w:numPr>
          <w:ilvl w:val="2"/>
          <w:numId w:val="2"/>
        </w:numPr>
      </w:pPr>
      <w:r w:rsidRPr="002D2232">
        <w:t>Nessus – Networking vulnerability scan testing</w:t>
      </w:r>
    </w:p>
    <w:p w14:paraId="514E6E2F" w14:textId="3186A279" w:rsidR="002D2232" w:rsidRPr="002D2232" w:rsidRDefault="002D2232" w:rsidP="00362AF0">
      <w:pPr>
        <w:pStyle w:val="BulletA2"/>
        <w:numPr>
          <w:ilvl w:val="2"/>
          <w:numId w:val="2"/>
        </w:numPr>
      </w:pPr>
      <w:proofErr w:type="spellStart"/>
      <w:r w:rsidRPr="002D2232">
        <w:t>iPerf</w:t>
      </w:r>
      <w:proofErr w:type="spellEnd"/>
      <w:r w:rsidRPr="002D2232">
        <w:t xml:space="preserve"> – Networking performance testing</w:t>
      </w:r>
    </w:p>
    <w:p w14:paraId="48E5DE0F" w14:textId="30C4F569" w:rsidR="002D2232" w:rsidRPr="002D2232" w:rsidRDefault="002D2232" w:rsidP="00362AF0">
      <w:pPr>
        <w:pStyle w:val="BulletA2"/>
        <w:numPr>
          <w:ilvl w:val="2"/>
          <w:numId w:val="2"/>
        </w:numPr>
      </w:pPr>
      <w:proofErr w:type="spellStart"/>
      <w:r w:rsidRPr="002D2232">
        <w:t>TestCenter</w:t>
      </w:r>
      <w:proofErr w:type="spellEnd"/>
      <w:r w:rsidRPr="002D2232">
        <w:t xml:space="preserve"> – RFC2544 IP forwarding testing</w:t>
      </w:r>
    </w:p>
    <w:p w14:paraId="3584CF40" w14:textId="2DA5FC59" w:rsidR="002D2232" w:rsidRPr="002D2232" w:rsidRDefault="002D2232" w:rsidP="00362AF0">
      <w:pPr>
        <w:pStyle w:val="BulletA2"/>
        <w:numPr>
          <w:ilvl w:val="2"/>
          <w:numId w:val="2"/>
        </w:numPr>
      </w:pPr>
      <w:r w:rsidRPr="002D2232">
        <w:t>STS - Random number generation testing</w:t>
      </w:r>
    </w:p>
    <w:p w14:paraId="0748379D" w14:textId="38306E0B" w:rsidR="005A76DC" w:rsidRDefault="002D2232" w:rsidP="00362AF0">
      <w:pPr>
        <w:pStyle w:val="BulletA2"/>
        <w:numPr>
          <w:ilvl w:val="2"/>
          <w:numId w:val="2"/>
        </w:numPr>
      </w:pPr>
      <w:proofErr w:type="spellStart"/>
      <w:r w:rsidRPr="002D2232">
        <w:t>LibFuzzer</w:t>
      </w:r>
      <w:proofErr w:type="spellEnd"/>
      <w:r w:rsidRPr="002D2232">
        <w:t xml:space="preserve"> – Fuzzing testing</w:t>
      </w:r>
    </w:p>
    <w:p w14:paraId="6CE7AAFF" w14:textId="34C50C61" w:rsidR="005A76DC" w:rsidRPr="008372A4" w:rsidRDefault="00E367D3" w:rsidP="009D0746">
      <w:pPr>
        <w:pStyle w:val="HeadingA2"/>
      </w:pPr>
      <w:bookmarkStart w:id="62" w:name="_bookmark44"/>
      <w:bookmarkStart w:id="63" w:name="_Toc40266480"/>
      <w:bookmarkEnd w:id="62"/>
      <w:r w:rsidRPr="008372A4">
        <w:t>Release Phase</w:t>
      </w:r>
      <w:bookmarkEnd w:id="63"/>
    </w:p>
    <w:p w14:paraId="5DF3E231" w14:textId="61049605" w:rsidR="00A85D2D" w:rsidRDefault="00A85D2D" w:rsidP="009D0746">
      <w:pPr>
        <w:pStyle w:val="BodyText"/>
      </w:pPr>
      <w:r w:rsidRPr="009D0746">
        <w:t>The release phase is characterized as follows:</w:t>
      </w:r>
    </w:p>
    <w:p w14:paraId="6553537E" w14:textId="36C32464" w:rsidR="00A85D2D" w:rsidRDefault="00A85D2D" w:rsidP="00362AF0">
      <w:pPr>
        <w:pStyle w:val="BulletA2"/>
        <w:numPr>
          <w:ilvl w:val="2"/>
          <w:numId w:val="2"/>
        </w:numPr>
      </w:pPr>
      <w:r>
        <w:t>Metrics</w:t>
      </w:r>
      <w:r>
        <w:rPr>
          <w:spacing w:val="-5"/>
        </w:rPr>
        <w:t xml:space="preserve"> </w:t>
      </w:r>
      <w:r>
        <w:t>are</w:t>
      </w:r>
      <w:r>
        <w:rPr>
          <w:spacing w:val="-7"/>
        </w:rPr>
        <w:t xml:space="preserve"> </w:t>
      </w:r>
      <w:r>
        <w:t>used</w:t>
      </w:r>
      <w:r>
        <w:rPr>
          <w:spacing w:val="-4"/>
        </w:rPr>
        <w:t xml:space="preserve"> </w:t>
      </w:r>
      <w:r>
        <w:t>to</w:t>
      </w:r>
      <w:r>
        <w:rPr>
          <w:spacing w:val="-7"/>
        </w:rPr>
        <w:t xml:space="preserve"> </w:t>
      </w:r>
      <w:r>
        <w:t>analyze</w:t>
      </w:r>
      <w:r>
        <w:rPr>
          <w:spacing w:val="-3"/>
        </w:rPr>
        <w:t xml:space="preserve"> </w:t>
      </w:r>
      <w:r>
        <w:t>the product met the criteria established at the beginning of the release</w:t>
      </w:r>
    </w:p>
    <w:p w14:paraId="242D9F98" w14:textId="7757DE07" w:rsidR="00A85D2D" w:rsidRPr="00A85D2D" w:rsidRDefault="00A85D2D" w:rsidP="00362AF0">
      <w:pPr>
        <w:pStyle w:val="BulletA2"/>
        <w:numPr>
          <w:ilvl w:val="2"/>
          <w:numId w:val="2"/>
        </w:numPr>
      </w:pPr>
      <w:r>
        <w:t>All</w:t>
      </w:r>
      <w:r>
        <w:rPr>
          <w:spacing w:val="-8"/>
        </w:rPr>
        <w:t xml:space="preserve"> </w:t>
      </w:r>
      <w:r>
        <w:t>product</w:t>
      </w:r>
      <w:r>
        <w:rPr>
          <w:spacing w:val="-7"/>
        </w:rPr>
        <w:t xml:space="preserve"> </w:t>
      </w:r>
      <w:r>
        <w:t>documentation</w:t>
      </w:r>
      <w:r>
        <w:rPr>
          <w:spacing w:val="-6"/>
        </w:rPr>
        <w:t xml:space="preserve"> </w:t>
      </w:r>
      <w:r>
        <w:t>is</w:t>
      </w:r>
      <w:r>
        <w:rPr>
          <w:spacing w:val="-6"/>
        </w:rPr>
        <w:t xml:space="preserve"> </w:t>
      </w:r>
      <w:r>
        <w:t>completed</w:t>
      </w:r>
    </w:p>
    <w:p w14:paraId="0678B4E4" w14:textId="2CC20778" w:rsidR="00A85D2D" w:rsidRDefault="00A85D2D" w:rsidP="00362AF0">
      <w:pPr>
        <w:pStyle w:val="BulletA2"/>
        <w:numPr>
          <w:ilvl w:val="2"/>
          <w:numId w:val="2"/>
        </w:numPr>
      </w:pPr>
      <w:r w:rsidRPr="00B1557F">
        <w:t xml:space="preserve">Review </w:t>
      </w:r>
      <w:r>
        <w:t>and</w:t>
      </w:r>
      <w:r w:rsidRPr="00B1557F">
        <w:t xml:space="preserve"> publish defects to Online Support as needed</w:t>
      </w:r>
    </w:p>
    <w:p w14:paraId="2AA54F93" w14:textId="06CF5962" w:rsidR="00A85D2D" w:rsidRDefault="00A85D2D" w:rsidP="00362AF0">
      <w:pPr>
        <w:pStyle w:val="BulletA2"/>
        <w:numPr>
          <w:ilvl w:val="2"/>
          <w:numId w:val="2"/>
        </w:numPr>
      </w:pPr>
      <w:r>
        <w:t>Transfer of final RPM packages to public server</w:t>
      </w:r>
      <w:r w:rsidR="009D0746">
        <w:t xml:space="preserve"> </w:t>
      </w:r>
    </w:p>
    <w:p w14:paraId="610439C1" w14:textId="48FCA598" w:rsidR="00A85D2D" w:rsidRPr="00A85D2D" w:rsidRDefault="00A85D2D" w:rsidP="00362AF0">
      <w:pPr>
        <w:pStyle w:val="BulletA2"/>
        <w:numPr>
          <w:ilvl w:val="2"/>
          <w:numId w:val="2"/>
        </w:numPr>
      </w:pPr>
      <w:r>
        <w:t xml:space="preserve">The </w:t>
      </w:r>
      <w:r w:rsidR="009D0746">
        <w:t>GA</w:t>
      </w:r>
      <w:r>
        <w:t xml:space="preserve"> checklists are complete</w:t>
      </w:r>
    </w:p>
    <w:p w14:paraId="0D2D7C7F" w14:textId="2283DE48" w:rsidR="005A76DC" w:rsidRPr="009D0746" w:rsidRDefault="00E367D3" w:rsidP="006C1460">
      <w:pPr>
        <w:pStyle w:val="HeadingA3"/>
        <w:rPr>
          <w:rFonts w:eastAsia="Arial" w:cs="Arial"/>
          <w:bCs/>
          <w:sz w:val="20"/>
          <w:szCs w:val="20"/>
        </w:rPr>
      </w:pPr>
      <w:bookmarkStart w:id="64" w:name="_Toc40266481"/>
      <w:r>
        <w:t xml:space="preserve">Early </w:t>
      </w:r>
      <w:r w:rsidRPr="009D0746">
        <w:rPr>
          <w:spacing w:val="-2"/>
        </w:rPr>
        <w:t>Access</w:t>
      </w:r>
      <w:r>
        <w:t xml:space="preserve"> Releases</w:t>
      </w:r>
      <w:r w:rsidR="00A85D2D">
        <w:t xml:space="preserve"> (EAR)</w:t>
      </w:r>
      <w:bookmarkEnd w:id="64"/>
    </w:p>
    <w:p w14:paraId="59143B1C" w14:textId="1B048EF7" w:rsidR="00E4440F" w:rsidRPr="009D0746" w:rsidRDefault="00E367D3" w:rsidP="009D0746">
      <w:pPr>
        <w:pStyle w:val="BodyText"/>
      </w:pPr>
      <w:r w:rsidRPr="009D0746">
        <w:t>Successively more feature rich EARs may be available throughout the development program to customers on an as-needed basis and at the discretion of product management. Typically, these releases are used for evaluation and validation or parallel early development. EARs are not used for product deployment. Rather, these releases facilitate access to new technology for customers with the understanding that the product is a work in progress.</w:t>
      </w:r>
    </w:p>
    <w:p w14:paraId="2CB249A2" w14:textId="77777777" w:rsidR="005A76DC" w:rsidRPr="009D0746" w:rsidRDefault="00E367D3" w:rsidP="009D0746">
      <w:pPr>
        <w:pStyle w:val="HeadingA3"/>
      </w:pPr>
      <w:bookmarkStart w:id="65" w:name="_Toc40266482"/>
      <w:r w:rsidRPr="009D0746">
        <w:t>Release Policy</w:t>
      </w:r>
      <w:bookmarkEnd w:id="65"/>
    </w:p>
    <w:p w14:paraId="1C474147" w14:textId="52603544" w:rsidR="009D0746" w:rsidRPr="009D0746" w:rsidRDefault="009D0746" w:rsidP="009D0746">
      <w:pPr>
        <w:pStyle w:val="BodyText"/>
      </w:pPr>
      <w:r w:rsidRPr="009D0746">
        <w:t xml:space="preserve">The Software Development Process defines the process for product development from </w:t>
      </w:r>
      <w:r>
        <w:t>the initial Backlog through the sustaining</w:t>
      </w:r>
      <w:r w:rsidRPr="009D0746">
        <w:t xml:space="preserve"> phases. Release criteria consist of a formal release checklist prior to integration into the release stream. The release criteria include:</w:t>
      </w:r>
    </w:p>
    <w:p w14:paraId="74A00D24" w14:textId="77777777" w:rsidR="009D0746" w:rsidRPr="009D0746" w:rsidRDefault="009D0746" w:rsidP="00362AF0">
      <w:pPr>
        <w:pStyle w:val="BulletA2"/>
        <w:numPr>
          <w:ilvl w:val="2"/>
          <w:numId w:val="2"/>
        </w:numPr>
      </w:pPr>
      <w:r w:rsidRPr="009D0746">
        <w:t>Completion of all planned testing.</w:t>
      </w:r>
    </w:p>
    <w:p w14:paraId="3B2521CD" w14:textId="77777777" w:rsidR="009D0746" w:rsidRPr="009D0746" w:rsidRDefault="009D0746" w:rsidP="00362AF0">
      <w:pPr>
        <w:pStyle w:val="BulletA2"/>
        <w:numPr>
          <w:ilvl w:val="2"/>
          <w:numId w:val="2"/>
        </w:numPr>
      </w:pPr>
      <w:r w:rsidRPr="009D0746">
        <w:t>Testing of any defect corrections and regression testing is complete.</w:t>
      </w:r>
    </w:p>
    <w:p w14:paraId="1A8E9BE7" w14:textId="77777777" w:rsidR="009D0746" w:rsidRPr="009D0746" w:rsidRDefault="009D0746" w:rsidP="00362AF0">
      <w:pPr>
        <w:pStyle w:val="BulletA2"/>
        <w:numPr>
          <w:ilvl w:val="2"/>
          <w:numId w:val="2"/>
        </w:numPr>
      </w:pPr>
      <w:r w:rsidRPr="009D0746">
        <w:t>Defects are opened for all unresolved issues. (Note that defects are managed in Jira.)</w:t>
      </w:r>
    </w:p>
    <w:p w14:paraId="6BFFAC01" w14:textId="77777777" w:rsidR="009D0746" w:rsidRPr="009D0746" w:rsidRDefault="009D0746" w:rsidP="00362AF0">
      <w:pPr>
        <w:pStyle w:val="BulletA2"/>
        <w:numPr>
          <w:ilvl w:val="2"/>
          <w:numId w:val="2"/>
        </w:numPr>
      </w:pPr>
      <w:r w:rsidRPr="009D0746">
        <w:t>All priority 1 defects (such as defects that caused a critical vulnerability or loss of data or that are logged against a foundational feature of the product where there is no workaround) are corrected.</w:t>
      </w:r>
    </w:p>
    <w:p w14:paraId="4A76A051" w14:textId="77777777" w:rsidR="009D0746" w:rsidRPr="009D0746" w:rsidRDefault="009D0746" w:rsidP="00362AF0">
      <w:pPr>
        <w:pStyle w:val="BulletA2"/>
        <w:numPr>
          <w:ilvl w:val="2"/>
          <w:numId w:val="2"/>
        </w:numPr>
      </w:pPr>
      <w:r w:rsidRPr="009D0746">
        <w:t>All priority 2 defects (such as defects that severely degrade significant and critical product functionality) are reviewed and addressed as needed.</w:t>
      </w:r>
    </w:p>
    <w:p w14:paraId="43F12A4D" w14:textId="77777777" w:rsidR="009D0746" w:rsidRPr="009D0746" w:rsidRDefault="009D0746" w:rsidP="009D0746">
      <w:pPr>
        <w:pStyle w:val="BodyText"/>
      </w:pPr>
      <w:r w:rsidRPr="009D0746">
        <w:t>Published defects cover all Known problems that allow the customer to evaluate any potential implications in their specific application.</w:t>
      </w:r>
    </w:p>
    <w:p w14:paraId="15F0B4E0" w14:textId="77777777" w:rsidR="009D0746" w:rsidRPr="009D0746" w:rsidRDefault="009D0746" w:rsidP="009D0746">
      <w:pPr>
        <w:pStyle w:val="BodyText"/>
      </w:pPr>
      <w:r w:rsidRPr="009D0746">
        <w:t>The product release is unanimously approved by an interdisciplinary team consisting of architects, development / test engineering, release teams, documentation, product management and marketing.</w:t>
      </w:r>
    </w:p>
    <w:p w14:paraId="0AB91A20" w14:textId="77777777" w:rsidR="00E4440F" w:rsidRDefault="00E4440F">
      <w:pPr>
        <w:rPr>
          <w:rFonts w:ascii="Times New Roman" w:eastAsia="Times New Roman" w:hAnsi="Times New Roman"/>
          <w:spacing w:val="-1"/>
          <w:sz w:val="20"/>
          <w:szCs w:val="20"/>
        </w:rPr>
      </w:pPr>
      <w:r>
        <w:rPr>
          <w:spacing w:val="-1"/>
        </w:rPr>
        <w:br w:type="page"/>
      </w:r>
    </w:p>
    <w:p w14:paraId="04A3F2B4" w14:textId="18E86032" w:rsidR="005A76DC" w:rsidRPr="008372A4" w:rsidRDefault="00704296" w:rsidP="008372A4">
      <w:pPr>
        <w:pStyle w:val="HeadingA3"/>
      </w:pPr>
      <w:bookmarkStart w:id="66" w:name="_Toc40266483"/>
      <w:r w:rsidRPr="008372A4">
        <w:lastRenderedPageBreak/>
        <w:t>Versioning</w:t>
      </w:r>
      <w:bookmarkEnd w:id="66"/>
    </w:p>
    <w:p w14:paraId="1779ACB3" w14:textId="77777777" w:rsidR="00153A70" w:rsidRPr="00153A70" w:rsidRDefault="00153A70" w:rsidP="00153A70">
      <w:pPr>
        <w:pStyle w:val="BodyText"/>
      </w:pPr>
      <w:r w:rsidRPr="00153A70">
        <w:t>Different VxWorks releases have slightly different versioning schemes.</w:t>
      </w:r>
    </w:p>
    <w:p w14:paraId="31E3202D" w14:textId="77777777" w:rsidR="00153A70" w:rsidRPr="00153A70" w:rsidRDefault="00153A70" w:rsidP="00153A70">
      <w:pPr>
        <w:pStyle w:val="BodyText"/>
      </w:pPr>
      <w:r w:rsidRPr="00153A70">
        <w:t xml:space="preserve">VxWorks 7 uses a </w:t>
      </w:r>
      <w:proofErr w:type="gramStart"/>
      <w:r w:rsidRPr="00153A70">
        <w:t>four level</w:t>
      </w:r>
      <w:proofErr w:type="gramEnd"/>
      <w:r w:rsidRPr="00153A70">
        <w:t xml:space="preserve"> numbering policy for individual RPM’s with the following rules and implications:</w:t>
      </w:r>
    </w:p>
    <w:p w14:paraId="71562D52" w14:textId="77777777" w:rsidR="00153A70" w:rsidRDefault="00153A70" w:rsidP="00362AF0">
      <w:pPr>
        <w:pStyle w:val="BulletA2"/>
        <w:numPr>
          <w:ilvl w:val="2"/>
          <w:numId w:val="2"/>
        </w:numPr>
      </w:pPr>
      <w:r>
        <w:t>Major</w:t>
      </w:r>
      <w:r>
        <w:rPr>
          <w:spacing w:val="-6"/>
        </w:rPr>
        <w:t xml:space="preserve"> </w:t>
      </w:r>
      <w:r>
        <w:t>Release</w:t>
      </w:r>
      <w:r>
        <w:rPr>
          <w:spacing w:val="-7"/>
        </w:rPr>
        <w:t xml:space="preserve"> </w:t>
      </w:r>
      <w:r>
        <w:t>v#.0.0.0</w:t>
      </w:r>
      <w:r>
        <w:rPr>
          <w:spacing w:val="-4"/>
        </w:rPr>
        <w:t xml:space="preserve"> </w:t>
      </w:r>
      <w:r>
        <w:t>(for</w:t>
      </w:r>
      <w:r>
        <w:rPr>
          <w:spacing w:val="-8"/>
        </w:rPr>
        <w:t xml:space="preserve"> </w:t>
      </w:r>
      <w:r>
        <w:t>example,</w:t>
      </w:r>
      <w:r>
        <w:rPr>
          <w:spacing w:val="-3"/>
        </w:rPr>
        <w:t xml:space="preserve"> </w:t>
      </w:r>
      <w:r>
        <w:t>1.0.0.0).</w:t>
      </w:r>
    </w:p>
    <w:p w14:paraId="12158DDD" w14:textId="77777777" w:rsidR="00153A70" w:rsidRDefault="00153A70" w:rsidP="00362AF0">
      <w:pPr>
        <w:pStyle w:val="BulletA2"/>
        <w:numPr>
          <w:ilvl w:val="3"/>
          <w:numId w:val="2"/>
        </w:numPr>
      </w:pPr>
      <w:r>
        <w:t>Major</w:t>
      </w:r>
      <w:r>
        <w:rPr>
          <w:spacing w:val="-8"/>
        </w:rPr>
        <w:t xml:space="preserve"> </w:t>
      </w:r>
      <w:r>
        <w:t>software</w:t>
      </w:r>
      <w:r>
        <w:rPr>
          <w:spacing w:val="-5"/>
        </w:rPr>
        <w:t xml:space="preserve"> </w:t>
      </w:r>
      <w:r>
        <w:t>restructuring</w:t>
      </w:r>
      <w:r>
        <w:rPr>
          <w:spacing w:val="-5"/>
        </w:rPr>
        <w:t xml:space="preserve"> </w:t>
      </w:r>
      <w:r>
        <w:t>(such</w:t>
      </w:r>
      <w:r>
        <w:rPr>
          <w:spacing w:val="-4"/>
        </w:rPr>
        <w:t xml:space="preserve"> </w:t>
      </w:r>
      <w:r>
        <w:t>as</w:t>
      </w:r>
      <w:r>
        <w:rPr>
          <w:spacing w:val="-7"/>
        </w:rPr>
        <w:t xml:space="preserve"> </w:t>
      </w:r>
      <w:r>
        <w:t>new</w:t>
      </w:r>
      <w:r>
        <w:rPr>
          <w:spacing w:val="-7"/>
        </w:rPr>
        <w:t xml:space="preserve"> </w:t>
      </w:r>
      <w:r>
        <w:t>tools</w:t>
      </w:r>
      <w:r>
        <w:rPr>
          <w:spacing w:val="-6"/>
        </w:rPr>
        <w:t xml:space="preserve"> </w:t>
      </w:r>
      <w:r>
        <w:t>or</w:t>
      </w:r>
      <w:r>
        <w:rPr>
          <w:spacing w:val="-8"/>
        </w:rPr>
        <w:t xml:space="preserve"> </w:t>
      </w:r>
      <w:r>
        <w:t>kernel).</w:t>
      </w:r>
    </w:p>
    <w:p w14:paraId="5FF0207D" w14:textId="77777777" w:rsidR="00153A70" w:rsidRDefault="00153A70" w:rsidP="00362AF0">
      <w:pPr>
        <w:pStyle w:val="BulletA2"/>
        <w:numPr>
          <w:ilvl w:val="3"/>
          <w:numId w:val="2"/>
        </w:numPr>
      </w:pPr>
      <w:r>
        <w:t>Potential</w:t>
      </w:r>
      <w:r>
        <w:rPr>
          <w:spacing w:val="-7"/>
        </w:rPr>
        <w:t xml:space="preserve"> </w:t>
      </w:r>
      <w:r>
        <w:t>API</w:t>
      </w:r>
      <w:r>
        <w:rPr>
          <w:spacing w:val="-11"/>
        </w:rPr>
        <w:t xml:space="preserve"> </w:t>
      </w:r>
      <w:r>
        <w:t>and</w:t>
      </w:r>
      <w:r>
        <w:rPr>
          <w:spacing w:val="-6"/>
        </w:rPr>
        <w:t xml:space="preserve"> </w:t>
      </w:r>
      <w:r>
        <w:t>behavior</w:t>
      </w:r>
      <w:r>
        <w:rPr>
          <w:spacing w:val="-9"/>
        </w:rPr>
        <w:t xml:space="preserve"> </w:t>
      </w:r>
      <w:r>
        <w:t>changes.</w:t>
      </w:r>
    </w:p>
    <w:p w14:paraId="1A1B4703" w14:textId="77777777" w:rsidR="00153A70" w:rsidRDefault="00153A70" w:rsidP="00362AF0">
      <w:pPr>
        <w:pStyle w:val="BulletA2"/>
        <w:numPr>
          <w:ilvl w:val="3"/>
          <w:numId w:val="2"/>
        </w:numPr>
      </w:pPr>
      <w:r>
        <w:t>Breaks backward compatibility</w:t>
      </w:r>
    </w:p>
    <w:p w14:paraId="237FEB46" w14:textId="77777777" w:rsidR="00153A70" w:rsidRDefault="00153A70" w:rsidP="00362AF0">
      <w:pPr>
        <w:pStyle w:val="BulletA2"/>
        <w:numPr>
          <w:ilvl w:val="2"/>
          <w:numId w:val="2"/>
        </w:numPr>
      </w:pPr>
      <w:r>
        <w:t>Minor</w:t>
      </w:r>
      <w:r>
        <w:rPr>
          <w:spacing w:val="-8"/>
        </w:rPr>
        <w:t xml:space="preserve"> </w:t>
      </w:r>
      <w:r>
        <w:t>Release</w:t>
      </w:r>
      <w:r>
        <w:rPr>
          <w:spacing w:val="-8"/>
        </w:rPr>
        <w:t xml:space="preserve"> </w:t>
      </w:r>
      <w:r>
        <w:t>v</w:t>
      </w:r>
      <w:proofErr w:type="gramStart"/>
      <w:r>
        <w:t>#.x.</w:t>
      </w:r>
      <w:proofErr w:type="gramEnd"/>
      <w:r>
        <w:t>0.0</w:t>
      </w:r>
      <w:r>
        <w:rPr>
          <w:spacing w:val="-3"/>
        </w:rPr>
        <w:t xml:space="preserve"> </w:t>
      </w:r>
      <w:r>
        <w:t>(for</w:t>
      </w:r>
      <w:r>
        <w:rPr>
          <w:spacing w:val="-5"/>
        </w:rPr>
        <w:t xml:space="preserve"> </w:t>
      </w:r>
      <w:r>
        <w:t>example,</w:t>
      </w:r>
      <w:r>
        <w:rPr>
          <w:spacing w:val="-3"/>
        </w:rPr>
        <w:t xml:space="preserve"> </w:t>
      </w:r>
      <w:r>
        <w:t>1.1.0.0).</w:t>
      </w:r>
    </w:p>
    <w:p w14:paraId="7D71A435" w14:textId="77777777" w:rsidR="00153A70" w:rsidRDefault="00153A70" w:rsidP="00362AF0">
      <w:pPr>
        <w:pStyle w:val="BulletA2"/>
        <w:numPr>
          <w:ilvl w:val="3"/>
          <w:numId w:val="2"/>
        </w:numPr>
      </w:pPr>
      <w:r>
        <w:t>Major</w:t>
      </w:r>
      <w:r>
        <w:rPr>
          <w:spacing w:val="-10"/>
        </w:rPr>
        <w:t xml:space="preserve"> </w:t>
      </w:r>
      <w:r>
        <w:t>enhancements</w:t>
      </w:r>
      <w:r>
        <w:rPr>
          <w:spacing w:val="-9"/>
        </w:rPr>
        <w:t xml:space="preserve"> </w:t>
      </w:r>
      <w:r>
        <w:t>and/or</w:t>
      </w:r>
      <w:r>
        <w:rPr>
          <w:spacing w:val="-10"/>
        </w:rPr>
        <w:t xml:space="preserve"> </w:t>
      </w:r>
      <w:r>
        <w:rPr>
          <w:spacing w:val="1"/>
        </w:rPr>
        <w:t>new</w:t>
      </w:r>
      <w:r>
        <w:rPr>
          <w:spacing w:val="-8"/>
        </w:rPr>
        <w:t xml:space="preserve"> </w:t>
      </w:r>
      <w:r>
        <w:t>features.</w:t>
      </w:r>
    </w:p>
    <w:p w14:paraId="0BB585E9" w14:textId="77777777" w:rsidR="00153A70" w:rsidRPr="00704296" w:rsidRDefault="00153A70" w:rsidP="00362AF0">
      <w:pPr>
        <w:pStyle w:val="BulletA2"/>
        <w:numPr>
          <w:ilvl w:val="3"/>
          <w:numId w:val="2"/>
        </w:numPr>
      </w:pPr>
      <w:r>
        <w:t>New</w:t>
      </w:r>
      <w:r>
        <w:rPr>
          <w:spacing w:val="-5"/>
        </w:rPr>
        <w:t xml:space="preserve"> </w:t>
      </w:r>
      <w:r>
        <w:t>APIs</w:t>
      </w:r>
      <w:r>
        <w:rPr>
          <w:spacing w:val="-5"/>
        </w:rPr>
        <w:t xml:space="preserve"> </w:t>
      </w:r>
      <w:r>
        <w:t>are</w:t>
      </w:r>
      <w:r>
        <w:rPr>
          <w:spacing w:val="-8"/>
        </w:rPr>
        <w:t xml:space="preserve"> </w:t>
      </w:r>
      <w:r>
        <w:t>possible.</w:t>
      </w:r>
    </w:p>
    <w:p w14:paraId="4DDEEA79" w14:textId="77777777" w:rsidR="00153A70" w:rsidRDefault="00153A70" w:rsidP="00362AF0">
      <w:pPr>
        <w:pStyle w:val="BulletA2"/>
        <w:numPr>
          <w:ilvl w:val="3"/>
          <w:numId w:val="2"/>
        </w:numPr>
      </w:pPr>
      <w:r>
        <w:t>May depend on other additional RPMs</w:t>
      </w:r>
    </w:p>
    <w:p w14:paraId="7BD611F3" w14:textId="77777777" w:rsidR="00153A70" w:rsidRDefault="00153A70" w:rsidP="00362AF0">
      <w:pPr>
        <w:pStyle w:val="BulletA2"/>
        <w:numPr>
          <w:ilvl w:val="3"/>
          <w:numId w:val="2"/>
        </w:numPr>
      </w:pPr>
      <w:r>
        <w:t>Limited</w:t>
      </w:r>
      <w:r>
        <w:rPr>
          <w:spacing w:val="-6"/>
        </w:rPr>
        <w:t xml:space="preserve"> </w:t>
      </w:r>
      <w:r>
        <w:t>signature</w:t>
      </w:r>
      <w:r>
        <w:rPr>
          <w:spacing w:val="-7"/>
        </w:rPr>
        <w:t xml:space="preserve"> </w:t>
      </w:r>
      <w:r>
        <w:t>and</w:t>
      </w:r>
      <w:r>
        <w:rPr>
          <w:spacing w:val="-4"/>
        </w:rPr>
        <w:t xml:space="preserve"> </w:t>
      </w:r>
      <w:r>
        <w:t>behavior</w:t>
      </w:r>
      <w:r>
        <w:rPr>
          <w:spacing w:val="-8"/>
        </w:rPr>
        <w:t xml:space="preserve"> </w:t>
      </w:r>
      <w:r>
        <w:t>changes</w:t>
      </w:r>
      <w:r>
        <w:rPr>
          <w:spacing w:val="-2"/>
        </w:rPr>
        <w:t xml:space="preserve"> </w:t>
      </w:r>
      <w:r>
        <w:t>for</w:t>
      </w:r>
      <w:r>
        <w:rPr>
          <w:spacing w:val="-5"/>
        </w:rPr>
        <w:t xml:space="preserve"> </w:t>
      </w:r>
      <w:r>
        <w:t>existing</w:t>
      </w:r>
      <w:r>
        <w:rPr>
          <w:spacing w:val="-6"/>
        </w:rPr>
        <w:t xml:space="preserve"> </w:t>
      </w:r>
      <w:r>
        <w:t>APIs.</w:t>
      </w:r>
    </w:p>
    <w:p w14:paraId="5E7B89FE" w14:textId="77777777" w:rsidR="00153A70" w:rsidRDefault="00153A70" w:rsidP="00362AF0">
      <w:pPr>
        <w:pStyle w:val="BulletA2"/>
        <w:numPr>
          <w:ilvl w:val="2"/>
          <w:numId w:val="2"/>
        </w:numPr>
      </w:pPr>
      <w:r>
        <w:t>Update pack v#.#.1.0 (for example 1.0.1.0)</w:t>
      </w:r>
    </w:p>
    <w:p w14:paraId="4469B2B6" w14:textId="77777777" w:rsidR="00153A70" w:rsidRDefault="00153A70" w:rsidP="00362AF0">
      <w:pPr>
        <w:pStyle w:val="BulletA2"/>
        <w:numPr>
          <w:ilvl w:val="3"/>
          <w:numId w:val="2"/>
        </w:numPr>
      </w:pPr>
      <w:r>
        <w:rPr>
          <w:spacing w:val="-1"/>
        </w:rPr>
        <w:t>Minor</w:t>
      </w:r>
      <w:r>
        <w:rPr>
          <w:spacing w:val="-6"/>
        </w:rPr>
        <w:t xml:space="preserve"> </w:t>
      </w:r>
      <w:r>
        <w:t>enhancements</w:t>
      </w:r>
      <w:r>
        <w:rPr>
          <w:spacing w:val="-7"/>
        </w:rPr>
        <w:t xml:space="preserve"> </w:t>
      </w:r>
      <w:r>
        <w:t>and/or</w:t>
      </w:r>
      <w:r>
        <w:rPr>
          <w:spacing w:val="-8"/>
        </w:rPr>
        <w:t xml:space="preserve"> </w:t>
      </w:r>
      <w:r>
        <w:t>new</w:t>
      </w:r>
      <w:r>
        <w:rPr>
          <w:spacing w:val="-6"/>
        </w:rPr>
        <w:t xml:space="preserve"> </w:t>
      </w:r>
      <w:r>
        <w:rPr>
          <w:spacing w:val="-1"/>
        </w:rPr>
        <w:t>features</w:t>
      </w:r>
      <w:r>
        <w:rPr>
          <w:spacing w:val="-8"/>
        </w:rPr>
        <w:t xml:space="preserve"> </w:t>
      </w:r>
      <w:r>
        <w:t>and/or</w:t>
      </w:r>
      <w:r>
        <w:rPr>
          <w:spacing w:val="-8"/>
        </w:rPr>
        <w:t xml:space="preserve"> </w:t>
      </w:r>
      <w:r>
        <w:t>bug</w:t>
      </w:r>
      <w:r>
        <w:rPr>
          <w:spacing w:val="-5"/>
        </w:rPr>
        <w:t xml:space="preserve"> </w:t>
      </w:r>
      <w:r>
        <w:t>fixes.</w:t>
      </w:r>
    </w:p>
    <w:p w14:paraId="25F9B700" w14:textId="77777777" w:rsidR="00153A70" w:rsidRDefault="00153A70" w:rsidP="00362AF0">
      <w:pPr>
        <w:pStyle w:val="BulletA2"/>
        <w:numPr>
          <w:ilvl w:val="3"/>
          <w:numId w:val="2"/>
        </w:numPr>
      </w:pPr>
      <w:r>
        <w:t>No</w:t>
      </w:r>
      <w:r>
        <w:rPr>
          <w:spacing w:val="-7"/>
        </w:rPr>
        <w:t xml:space="preserve"> </w:t>
      </w:r>
      <w:r>
        <w:t>changes</w:t>
      </w:r>
      <w:r>
        <w:rPr>
          <w:spacing w:val="-3"/>
        </w:rPr>
        <w:t xml:space="preserve"> </w:t>
      </w:r>
      <w:r>
        <w:rPr>
          <w:spacing w:val="-1"/>
        </w:rPr>
        <w:t>for</w:t>
      </w:r>
      <w:r>
        <w:rPr>
          <w:spacing w:val="-5"/>
        </w:rPr>
        <w:t xml:space="preserve"> </w:t>
      </w:r>
      <w:r>
        <w:t>existing</w:t>
      </w:r>
      <w:r>
        <w:rPr>
          <w:spacing w:val="-5"/>
        </w:rPr>
        <w:t xml:space="preserve"> </w:t>
      </w:r>
      <w:r>
        <w:rPr>
          <w:spacing w:val="-1"/>
        </w:rPr>
        <w:t>APIs.</w:t>
      </w:r>
    </w:p>
    <w:p w14:paraId="77EE4E64" w14:textId="77777777" w:rsidR="00153A70" w:rsidRDefault="00153A70" w:rsidP="00362AF0">
      <w:pPr>
        <w:pStyle w:val="BulletA2"/>
        <w:numPr>
          <w:ilvl w:val="3"/>
          <w:numId w:val="2"/>
        </w:numPr>
      </w:pPr>
      <w:r>
        <w:t>New</w:t>
      </w:r>
      <w:r>
        <w:rPr>
          <w:spacing w:val="-5"/>
        </w:rPr>
        <w:t xml:space="preserve"> </w:t>
      </w:r>
      <w:r>
        <w:rPr>
          <w:spacing w:val="-1"/>
        </w:rPr>
        <w:t>APIs</w:t>
      </w:r>
      <w:r>
        <w:rPr>
          <w:spacing w:val="-2"/>
        </w:rPr>
        <w:t xml:space="preserve"> </w:t>
      </w:r>
      <w:r>
        <w:t>may</w:t>
      </w:r>
      <w:r>
        <w:rPr>
          <w:spacing w:val="-9"/>
        </w:rPr>
        <w:t xml:space="preserve"> </w:t>
      </w:r>
      <w:r>
        <w:rPr>
          <w:spacing w:val="1"/>
        </w:rPr>
        <w:t>be</w:t>
      </w:r>
      <w:r>
        <w:rPr>
          <w:spacing w:val="-8"/>
        </w:rPr>
        <w:t xml:space="preserve"> </w:t>
      </w:r>
      <w:r>
        <w:t>introduced.</w:t>
      </w:r>
    </w:p>
    <w:p w14:paraId="0C4258E7" w14:textId="77777777" w:rsidR="00153A70" w:rsidRDefault="00153A70" w:rsidP="00362AF0">
      <w:pPr>
        <w:pStyle w:val="BulletA2"/>
        <w:numPr>
          <w:ilvl w:val="3"/>
          <w:numId w:val="2"/>
        </w:numPr>
      </w:pPr>
      <w:r>
        <w:t>No</w:t>
      </w:r>
      <w:r>
        <w:rPr>
          <w:spacing w:val="-7"/>
        </w:rPr>
        <w:t xml:space="preserve"> </w:t>
      </w:r>
      <w:r>
        <w:t>or</w:t>
      </w:r>
      <w:r>
        <w:rPr>
          <w:spacing w:val="-5"/>
        </w:rPr>
        <w:t xml:space="preserve"> </w:t>
      </w:r>
      <w:r>
        <w:t>minimal</w:t>
      </w:r>
      <w:r>
        <w:rPr>
          <w:spacing w:val="-8"/>
        </w:rPr>
        <w:t xml:space="preserve"> </w:t>
      </w:r>
      <w:r>
        <w:rPr>
          <w:spacing w:val="-1"/>
        </w:rPr>
        <w:t>migration</w:t>
      </w:r>
      <w:r>
        <w:rPr>
          <w:spacing w:val="-5"/>
        </w:rPr>
        <w:t xml:space="preserve"> </w:t>
      </w:r>
      <w:r>
        <w:t>effort.</w:t>
      </w:r>
    </w:p>
    <w:p w14:paraId="68595215" w14:textId="77777777" w:rsidR="00153A70" w:rsidRDefault="00153A70" w:rsidP="00362AF0">
      <w:pPr>
        <w:pStyle w:val="BulletA2"/>
        <w:numPr>
          <w:ilvl w:val="3"/>
          <w:numId w:val="2"/>
        </w:numPr>
      </w:pPr>
      <w:r>
        <w:t>The</w:t>
      </w:r>
      <w:r w:rsidRPr="002E0C94">
        <w:rPr>
          <w:spacing w:val="-9"/>
        </w:rPr>
        <w:t xml:space="preserve"> </w:t>
      </w:r>
      <w:r>
        <w:t>release</w:t>
      </w:r>
      <w:r w:rsidRPr="002E0C94">
        <w:rPr>
          <w:spacing w:val="-9"/>
        </w:rPr>
        <w:t xml:space="preserve"> </w:t>
      </w:r>
      <w:r>
        <w:t>is</w:t>
      </w:r>
      <w:r w:rsidRPr="002E0C94">
        <w:rPr>
          <w:spacing w:val="-7"/>
        </w:rPr>
        <w:t xml:space="preserve"> </w:t>
      </w:r>
      <w:r w:rsidRPr="002E0C94">
        <w:rPr>
          <w:spacing w:val="-1"/>
        </w:rPr>
        <w:t>backward</w:t>
      </w:r>
      <w:r w:rsidRPr="002E0C94">
        <w:rPr>
          <w:spacing w:val="-5"/>
        </w:rPr>
        <w:t xml:space="preserve"> </w:t>
      </w:r>
      <w:r>
        <w:t>compatible.</w:t>
      </w:r>
    </w:p>
    <w:p w14:paraId="45AEEA5D" w14:textId="77777777" w:rsidR="00153A70" w:rsidRDefault="00153A70" w:rsidP="00362AF0">
      <w:pPr>
        <w:pStyle w:val="BulletA2"/>
        <w:numPr>
          <w:ilvl w:val="2"/>
          <w:numId w:val="2"/>
        </w:numPr>
      </w:pPr>
      <w:r>
        <w:t xml:space="preserve">Service </w:t>
      </w:r>
      <w:proofErr w:type="gramStart"/>
      <w:r>
        <w:t xml:space="preserve">Pack </w:t>
      </w:r>
      <w:r>
        <w:rPr>
          <w:spacing w:val="-7"/>
        </w:rPr>
        <w:t xml:space="preserve"> </w:t>
      </w:r>
      <w:r>
        <w:t>v</w:t>
      </w:r>
      <w:proofErr w:type="gramEnd"/>
      <w:r>
        <w:t>#.#.#.1</w:t>
      </w:r>
      <w:r>
        <w:rPr>
          <w:spacing w:val="-4"/>
        </w:rPr>
        <w:t xml:space="preserve"> </w:t>
      </w:r>
      <w:r>
        <w:t>(for example 1.0.0.1)</w:t>
      </w:r>
    </w:p>
    <w:p w14:paraId="6261B97D" w14:textId="77777777" w:rsidR="00153A70" w:rsidRDefault="00153A70" w:rsidP="00362AF0">
      <w:pPr>
        <w:pStyle w:val="BulletA2"/>
        <w:numPr>
          <w:ilvl w:val="3"/>
          <w:numId w:val="2"/>
        </w:numPr>
      </w:pPr>
      <w:r>
        <w:t>Bug</w:t>
      </w:r>
      <w:r>
        <w:rPr>
          <w:spacing w:val="-9"/>
        </w:rPr>
        <w:t xml:space="preserve"> </w:t>
      </w:r>
      <w:r>
        <w:t>fixes only</w:t>
      </w:r>
    </w:p>
    <w:p w14:paraId="5A15EA18" w14:textId="77777777" w:rsidR="00153A70" w:rsidRDefault="00153A70" w:rsidP="00362AF0">
      <w:pPr>
        <w:pStyle w:val="BulletA2"/>
        <w:numPr>
          <w:ilvl w:val="3"/>
          <w:numId w:val="2"/>
        </w:numPr>
      </w:pPr>
      <w:r>
        <w:t>API</w:t>
      </w:r>
      <w:r>
        <w:rPr>
          <w:spacing w:val="-8"/>
        </w:rPr>
        <w:t xml:space="preserve"> </w:t>
      </w:r>
      <w:r>
        <w:rPr>
          <w:spacing w:val="-1"/>
        </w:rPr>
        <w:t>signatures</w:t>
      </w:r>
      <w:r>
        <w:rPr>
          <w:spacing w:val="-6"/>
        </w:rPr>
        <w:t xml:space="preserve"> </w:t>
      </w:r>
      <w:r>
        <w:t>and</w:t>
      </w:r>
      <w:r>
        <w:rPr>
          <w:spacing w:val="-3"/>
        </w:rPr>
        <w:t xml:space="preserve"> </w:t>
      </w:r>
      <w:r>
        <w:rPr>
          <w:spacing w:val="-1"/>
        </w:rPr>
        <w:t>API</w:t>
      </w:r>
      <w:r>
        <w:rPr>
          <w:spacing w:val="-8"/>
        </w:rPr>
        <w:t xml:space="preserve"> </w:t>
      </w:r>
      <w:r>
        <w:t>behaviors</w:t>
      </w:r>
      <w:r>
        <w:rPr>
          <w:spacing w:val="-4"/>
        </w:rPr>
        <w:t xml:space="preserve"> </w:t>
      </w:r>
      <w:r>
        <w:t>remain</w:t>
      </w:r>
      <w:r>
        <w:rPr>
          <w:spacing w:val="-4"/>
        </w:rPr>
        <w:t xml:space="preserve"> </w:t>
      </w:r>
      <w:r>
        <w:t>the</w:t>
      </w:r>
      <w:r>
        <w:rPr>
          <w:spacing w:val="-7"/>
        </w:rPr>
        <w:t xml:space="preserve"> </w:t>
      </w:r>
      <w:r>
        <w:t>same.</w:t>
      </w:r>
    </w:p>
    <w:p w14:paraId="15C273F6" w14:textId="77777777" w:rsidR="00153A70" w:rsidRDefault="00153A70" w:rsidP="00362AF0">
      <w:pPr>
        <w:pStyle w:val="BulletA2"/>
        <w:numPr>
          <w:ilvl w:val="3"/>
          <w:numId w:val="2"/>
        </w:numPr>
      </w:pPr>
      <w:r>
        <w:t>Backward</w:t>
      </w:r>
      <w:r>
        <w:rPr>
          <w:spacing w:val="-7"/>
        </w:rPr>
        <w:t xml:space="preserve"> </w:t>
      </w:r>
      <w:r>
        <w:t>compatible</w:t>
      </w:r>
      <w:r>
        <w:rPr>
          <w:spacing w:val="-7"/>
        </w:rPr>
        <w:t xml:space="preserve"> </w:t>
      </w:r>
      <w:r>
        <w:t>(no</w:t>
      </w:r>
      <w:r>
        <w:rPr>
          <w:spacing w:val="-7"/>
        </w:rPr>
        <w:t xml:space="preserve"> </w:t>
      </w:r>
      <w:r>
        <w:t>migration</w:t>
      </w:r>
      <w:r>
        <w:rPr>
          <w:spacing w:val="-7"/>
        </w:rPr>
        <w:t xml:space="preserve"> </w:t>
      </w:r>
      <w:r>
        <w:t>effort</w:t>
      </w:r>
      <w:r>
        <w:rPr>
          <w:spacing w:val="-7"/>
        </w:rPr>
        <w:t xml:space="preserve"> </w:t>
      </w:r>
      <w:r>
        <w:t>expected).</w:t>
      </w:r>
    </w:p>
    <w:p w14:paraId="4B0D5507" w14:textId="77777777" w:rsidR="00153A70" w:rsidRPr="00153A70" w:rsidRDefault="00153A70" w:rsidP="00153A70">
      <w:pPr>
        <w:pStyle w:val="BodyText"/>
      </w:pPr>
      <w:r w:rsidRPr="00153A70">
        <w:t>VxWorks 6 is currently part of the Legacy products.</w:t>
      </w:r>
    </w:p>
    <w:p w14:paraId="2FC6E754" w14:textId="795DD050" w:rsidR="005A76DC" w:rsidRDefault="00E367D3" w:rsidP="008372A4">
      <w:pPr>
        <w:pStyle w:val="HeadingA2"/>
        <w:rPr>
          <w:rFonts w:cs="Arial"/>
          <w:szCs w:val="28"/>
        </w:rPr>
      </w:pPr>
      <w:bookmarkStart w:id="67" w:name="_bookmark50"/>
      <w:bookmarkStart w:id="68" w:name="_Toc40266484"/>
      <w:bookmarkEnd w:id="67"/>
      <w:r>
        <w:t>Su</w:t>
      </w:r>
      <w:r w:rsidR="002E0C94">
        <w:t>stain</w:t>
      </w:r>
      <w:r>
        <w:rPr>
          <w:spacing w:val="1"/>
        </w:rPr>
        <w:t xml:space="preserve"> </w:t>
      </w:r>
      <w:r>
        <w:rPr>
          <w:spacing w:val="-1"/>
        </w:rPr>
        <w:t>Phase</w:t>
      </w:r>
      <w:bookmarkEnd w:id="68"/>
    </w:p>
    <w:p w14:paraId="6E38A908" w14:textId="2FB8B5E8" w:rsidR="005A76DC" w:rsidRDefault="00E367D3" w:rsidP="008372A4">
      <w:pPr>
        <w:pStyle w:val="HeadingA3"/>
        <w:rPr>
          <w:rFonts w:eastAsia="Arial" w:cs="Arial"/>
        </w:rPr>
      </w:pPr>
      <w:bookmarkStart w:id="69" w:name="_bookmark51"/>
      <w:bookmarkStart w:id="70" w:name="_Toc40266485"/>
      <w:bookmarkEnd w:id="69"/>
      <w:r>
        <w:t xml:space="preserve">Support </w:t>
      </w:r>
      <w:r>
        <w:rPr>
          <w:spacing w:val="-2"/>
        </w:rPr>
        <w:t>Overview</w:t>
      </w:r>
      <w:bookmarkEnd w:id="70"/>
    </w:p>
    <w:p w14:paraId="6ED54C6D" w14:textId="171FEAD2" w:rsidR="00AC03E6" w:rsidRPr="00AC03E6" w:rsidRDefault="00AC03E6" w:rsidP="00AC03E6">
      <w:pPr>
        <w:pStyle w:val="BodyText"/>
      </w:pPr>
      <w:bookmarkStart w:id="71" w:name="_bookmark52"/>
      <w:bookmarkEnd w:id="71"/>
      <w:r w:rsidRPr="00AC03E6">
        <w:t xml:space="preserve">The </w:t>
      </w:r>
      <w:r w:rsidR="0042349A">
        <w:t>Sustain</w:t>
      </w:r>
      <w:r w:rsidRPr="00AC03E6">
        <w:t xml:space="preserve"> phase is handled by the customer support organization within Wind River, which consists of seasoned embedded systems engineers. Worldwide customer support is provided by Wind River from major support centers worldwide and additional support hubs across the globe. It consists of experienced support engineers with an average of 10+ years of experience.</w:t>
      </w:r>
    </w:p>
    <w:p w14:paraId="07E1DF72" w14:textId="77777777" w:rsidR="00AC03E6" w:rsidRPr="00AC03E6" w:rsidRDefault="00AC03E6" w:rsidP="00AC03E6">
      <w:pPr>
        <w:pStyle w:val="BodyText"/>
      </w:pPr>
      <w:r w:rsidRPr="00AC03E6">
        <w:t>Wind River Customer Support manages technical support requests. It is the responsibility of the support staff to do the following:</w:t>
      </w:r>
    </w:p>
    <w:p w14:paraId="7F45D6FA" w14:textId="77777777" w:rsidR="00AC03E6" w:rsidRPr="00AC03E6" w:rsidRDefault="00AC03E6" w:rsidP="00362AF0">
      <w:pPr>
        <w:pStyle w:val="BulletA2"/>
        <w:numPr>
          <w:ilvl w:val="2"/>
          <w:numId w:val="2"/>
        </w:numPr>
      </w:pPr>
      <w:r w:rsidRPr="00AC03E6">
        <w:t>Triage and resolve, if possible, any customer support requests.</w:t>
      </w:r>
    </w:p>
    <w:p w14:paraId="3555285C" w14:textId="77777777" w:rsidR="00AC03E6" w:rsidRPr="00AC03E6" w:rsidRDefault="00AC03E6" w:rsidP="00362AF0">
      <w:pPr>
        <w:pStyle w:val="BulletA2"/>
        <w:numPr>
          <w:ilvl w:val="2"/>
          <w:numId w:val="2"/>
        </w:numPr>
      </w:pPr>
      <w:r w:rsidRPr="00AC03E6">
        <w:t>If the report indicates a possible issue with Wind River’s product, work with the customer and/or engineering to confirm the issue and may include filing a JIRA defect.</w:t>
      </w:r>
    </w:p>
    <w:p w14:paraId="1EFA2EDC" w14:textId="77777777" w:rsidR="00AC03E6" w:rsidRPr="00AC03E6" w:rsidRDefault="00AC03E6" w:rsidP="00362AF0">
      <w:pPr>
        <w:pStyle w:val="BulletA2"/>
        <w:numPr>
          <w:ilvl w:val="2"/>
          <w:numId w:val="2"/>
        </w:numPr>
      </w:pPr>
      <w:r w:rsidRPr="00AC03E6">
        <w:t>Engage with Wind River engineering for resolution of the issue in accordance with Wind River standard service level agreements (SLAs).</w:t>
      </w:r>
    </w:p>
    <w:p w14:paraId="7EE474CD" w14:textId="58C9EE75" w:rsidR="00AC03E6" w:rsidRPr="00AC03E6" w:rsidRDefault="00AC03E6" w:rsidP="00AC03E6">
      <w:pPr>
        <w:pStyle w:val="BodyText"/>
      </w:pPr>
      <w:r w:rsidRPr="00AC03E6">
        <w:t>Customer Support also manages the communication between engineering and the customer and provides updates to the customer</w:t>
      </w:r>
      <w:r w:rsidR="0042349A">
        <w:t xml:space="preserve"> </w:t>
      </w:r>
      <w:r w:rsidRPr="00AC03E6">
        <w:t>based on Service Level Agreements (SLA) outlined below. Customer Support and engineering have well defined</w:t>
      </w:r>
      <w:r w:rsidR="0042349A">
        <w:t xml:space="preserve"> </w:t>
      </w:r>
      <w:r w:rsidRPr="00AC03E6">
        <w:t>defect and escalation processes that allows users to get expedited handling of issues that are safety or business critical for their products. These processes are tracked in platforms used by customer support and engineering organizations.</w:t>
      </w:r>
    </w:p>
    <w:p w14:paraId="1D61D63C" w14:textId="778E9E2E" w:rsidR="00AC03E6" w:rsidRPr="00AC03E6" w:rsidRDefault="00AC03E6" w:rsidP="00AC03E6">
      <w:pPr>
        <w:pStyle w:val="BodyText"/>
      </w:pPr>
      <w:r w:rsidRPr="00AC03E6">
        <w:t xml:space="preserve">Wind River provides multiple levels of support including acceleration packages, standard, premium, and long-term support and Frozen </w:t>
      </w:r>
      <w:r w:rsidR="0042349A">
        <w:t>B</w:t>
      </w:r>
      <w:r w:rsidRPr="00AC03E6">
        <w:t xml:space="preserve">ranch services. Acceleration packages and Premium support provide </w:t>
      </w:r>
      <w:r w:rsidRPr="00AC03E6">
        <w:lastRenderedPageBreak/>
        <w:t>expedited SLAs, single point of contact along with other features including mentoring hours etc. Customers with Long Term Support or Maintenance can get support and maintenance for versions of products which may no longer be active. Frozen branch support includes testing of Wind River software on a “frozen” customer-specific system (a specific combination of hardware, BSP, OS configuration, middleware, and tools as needed) with proactive defect notifications specific to that system, defect impact statements, and validation of patches and service packs on that system. This support continues for the life of the Frozen Branch support contract, which may extend past the lifespan of a given VxWorks release.</w:t>
      </w:r>
    </w:p>
    <w:p w14:paraId="4D6475B7" w14:textId="77777777" w:rsidR="00AC03E6" w:rsidRPr="00AC03E6" w:rsidRDefault="00AC03E6" w:rsidP="00AC03E6">
      <w:pPr>
        <w:pStyle w:val="BodyText"/>
      </w:pPr>
      <w:r w:rsidRPr="00AC03E6">
        <w:t>Wind River Support Network (WRSN) provides proactive alerts and RSS feeds to inform customers of defects known to affect a given release, as well as security vulnerabilities that may affect their product applications. The list of known anomalies is updated as new defects are associated with a given release.</w:t>
      </w:r>
    </w:p>
    <w:p w14:paraId="2204D6FB" w14:textId="355739D5" w:rsidR="00AC03E6" w:rsidRPr="00AC03E6" w:rsidRDefault="00AC03E6" w:rsidP="00AC03E6">
      <w:pPr>
        <w:pStyle w:val="BodyText"/>
      </w:pPr>
      <w:r w:rsidRPr="00AC03E6">
        <w:t xml:space="preserve">Additional information is available in the </w:t>
      </w:r>
      <w:r w:rsidRPr="00941295">
        <w:rPr>
          <w:i/>
          <w:iCs/>
        </w:rPr>
        <w:t>Wind River Customer Support User’s Guide</w:t>
      </w:r>
      <w:r w:rsidRPr="00AC03E6">
        <w:t xml:space="preserve"> document. This document cover</w:t>
      </w:r>
      <w:r w:rsidR="0042349A">
        <w:t>s</w:t>
      </w:r>
      <w:r w:rsidRPr="00AC03E6">
        <w:t xml:space="preserve"> the Support Level Agreements (SLAs) — how soon Wind River support will respond to service requests. An escalation is a Customer Support Request (CSR) that receives exceptional handling due to business reasons or criticality of the issue. Wind River will devise a plan to resolve the escalation that will include the following:</w:t>
      </w:r>
    </w:p>
    <w:p w14:paraId="2EB82B6F" w14:textId="77777777" w:rsidR="00AC03E6" w:rsidRPr="00AC03E6" w:rsidRDefault="00AC03E6" w:rsidP="00362AF0">
      <w:pPr>
        <w:pStyle w:val="BulletA2"/>
        <w:numPr>
          <w:ilvl w:val="2"/>
          <w:numId w:val="2"/>
        </w:numPr>
      </w:pPr>
      <w:r w:rsidRPr="00AC03E6">
        <w:t>Actions to be taken.</w:t>
      </w:r>
    </w:p>
    <w:p w14:paraId="6A670967" w14:textId="77777777" w:rsidR="00AC03E6" w:rsidRPr="00AC03E6" w:rsidRDefault="00AC03E6" w:rsidP="00362AF0">
      <w:pPr>
        <w:pStyle w:val="BulletA2"/>
        <w:numPr>
          <w:ilvl w:val="2"/>
          <w:numId w:val="2"/>
        </w:numPr>
      </w:pPr>
      <w:r w:rsidRPr="00AC03E6">
        <w:t>When the actions will be taken.</w:t>
      </w:r>
    </w:p>
    <w:p w14:paraId="0DE0AA95" w14:textId="77777777" w:rsidR="00AC03E6" w:rsidRPr="00AC03E6" w:rsidRDefault="00AC03E6" w:rsidP="00362AF0">
      <w:pPr>
        <w:pStyle w:val="BulletA2"/>
        <w:numPr>
          <w:ilvl w:val="2"/>
          <w:numId w:val="2"/>
        </w:numPr>
      </w:pPr>
      <w:r w:rsidRPr="00AC03E6">
        <w:t>An assigned escalation manager, the Wind River employee responsible for your escalation, usually the support engineer assigned to the case.</w:t>
      </w:r>
    </w:p>
    <w:p w14:paraId="7EFCDAC2" w14:textId="77777777" w:rsidR="00AC03E6" w:rsidRPr="00AC03E6" w:rsidRDefault="00AC03E6" w:rsidP="00362AF0">
      <w:pPr>
        <w:pStyle w:val="BulletA2"/>
        <w:numPr>
          <w:ilvl w:val="2"/>
          <w:numId w:val="2"/>
        </w:numPr>
      </w:pPr>
      <w:r w:rsidRPr="00AC03E6">
        <w:t>How Wind River will keep you and other stakeholders informed.</w:t>
      </w:r>
    </w:p>
    <w:p w14:paraId="6168694A" w14:textId="77777777" w:rsidR="0042349A" w:rsidRPr="0042349A" w:rsidRDefault="0042349A" w:rsidP="0042349A">
      <w:pPr>
        <w:pStyle w:val="HeadingA3"/>
        <w:rPr>
          <w:rFonts w:cs="Arial"/>
        </w:rPr>
      </w:pPr>
      <w:bookmarkStart w:id="72" w:name="_Toc40266486"/>
      <w:r w:rsidRPr="0042349A">
        <w:t>Service Level</w:t>
      </w:r>
      <w:r w:rsidRPr="0042349A">
        <w:rPr>
          <w:spacing w:val="4"/>
        </w:rPr>
        <w:t xml:space="preserve"> </w:t>
      </w:r>
      <w:r w:rsidRPr="0042349A">
        <w:rPr>
          <w:spacing w:val="-2"/>
        </w:rPr>
        <w:t>Agreements</w:t>
      </w:r>
      <w:bookmarkEnd w:id="72"/>
      <w:r w:rsidRPr="0042349A">
        <w:rPr>
          <w:spacing w:val="1"/>
        </w:rPr>
        <w:t xml:space="preserve"> </w:t>
      </w:r>
    </w:p>
    <w:tbl>
      <w:tblPr>
        <w:tblW w:w="9346" w:type="dxa"/>
        <w:tblCellMar>
          <w:left w:w="0" w:type="dxa"/>
          <w:right w:w="0" w:type="dxa"/>
        </w:tblCellMar>
        <w:tblLook w:val="0600" w:firstRow="0" w:lastRow="0" w:firstColumn="0" w:lastColumn="0" w:noHBand="1" w:noVBand="1"/>
      </w:tblPr>
      <w:tblGrid>
        <w:gridCol w:w="1166"/>
        <w:gridCol w:w="2450"/>
        <w:gridCol w:w="2071"/>
        <w:gridCol w:w="1269"/>
        <w:gridCol w:w="2390"/>
      </w:tblGrid>
      <w:tr w:rsidR="0042349A" w:rsidRPr="00C64670" w14:paraId="2D0630C5" w14:textId="77777777" w:rsidTr="00941295">
        <w:trPr>
          <w:trHeight w:val="247"/>
        </w:trPr>
        <w:tc>
          <w:tcPr>
            <w:tcW w:w="1166" w:type="dxa"/>
            <w:vMerge w:val="restart"/>
            <w:tcBorders>
              <w:top w:val="single" w:sz="8" w:space="0" w:color="000000"/>
              <w:left w:val="single" w:sz="8" w:space="0" w:color="000000"/>
              <w:bottom w:val="single" w:sz="4" w:space="0" w:color="000000"/>
              <w:right w:val="single" w:sz="4" w:space="0" w:color="000000"/>
            </w:tcBorders>
            <w:shd w:val="clear" w:color="auto" w:fill="D9D9D9"/>
            <w:tcMar>
              <w:top w:w="2" w:type="dxa"/>
              <w:left w:w="3" w:type="dxa"/>
              <w:bottom w:w="0" w:type="dxa"/>
              <w:right w:w="3" w:type="dxa"/>
            </w:tcMar>
            <w:vAlign w:val="center"/>
            <w:hideMark/>
          </w:tcPr>
          <w:p w14:paraId="41C40F9B" w14:textId="77777777" w:rsidR="0042349A" w:rsidRPr="0042349A" w:rsidRDefault="0042349A" w:rsidP="0042349A">
            <w:pPr>
              <w:rPr>
                <w:sz w:val="20"/>
                <w:szCs w:val="20"/>
              </w:rPr>
            </w:pPr>
            <w:r w:rsidRPr="0042349A">
              <w:rPr>
                <w:sz w:val="20"/>
                <w:szCs w:val="20"/>
              </w:rPr>
              <w:t>Severity</w:t>
            </w:r>
          </w:p>
        </w:tc>
        <w:tc>
          <w:tcPr>
            <w:tcW w:w="4521" w:type="dxa"/>
            <w:gridSpan w:val="2"/>
            <w:tcBorders>
              <w:top w:val="single" w:sz="8" w:space="0" w:color="000000"/>
              <w:left w:val="single" w:sz="4" w:space="0" w:color="000000"/>
              <w:bottom w:val="single" w:sz="4" w:space="0" w:color="000000"/>
              <w:right w:val="single" w:sz="4" w:space="0" w:color="000000"/>
            </w:tcBorders>
            <w:shd w:val="clear" w:color="auto" w:fill="E5AC00"/>
            <w:tcMar>
              <w:top w:w="2" w:type="dxa"/>
              <w:left w:w="3" w:type="dxa"/>
              <w:bottom w:w="0" w:type="dxa"/>
              <w:right w:w="3" w:type="dxa"/>
            </w:tcMar>
            <w:vAlign w:val="center"/>
            <w:hideMark/>
          </w:tcPr>
          <w:p w14:paraId="19977B76" w14:textId="77777777" w:rsidR="0042349A" w:rsidRPr="0042349A" w:rsidRDefault="0042349A" w:rsidP="0042349A">
            <w:pPr>
              <w:rPr>
                <w:sz w:val="20"/>
                <w:szCs w:val="20"/>
              </w:rPr>
            </w:pPr>
            <w:r w:rsidRPr="0042349A">
              <w:rPr>
                <w:sz w:val="20"/>
                <w:szCs w:val="20"/>
              </w:rPr>
              <w:t>Response Time</w:t>
            </w:r>
          </w:p>
        </w:tc>
        <w:tc>
          <w:tcPr>
            <w:tcW w:w="3659" w:type="dxa"/>
            <w:gridSpan w:val="2"/>
            <w:tcBorders>
              <w:top w:val="single" w:sz="8" w:space="0" w:color="000000"/>
              <w:left w:val="single" w:sz="4" w:space="0" w:color="000000"/>
              <w:bottom w:val="single" w:sz="4" w:space="0" w:color="000000"/>
              <w:right w:val="single" w:sz="4" w:space="0" w:color="000000"/>
            </w:tcBorders>
            <w:shd w:val="clear" w:color="auto" w:fill="8F8C93"/>
            <w:tcMar>
              <w:top w:w="2" w:type="dxa"/>
              <w:left w:w="3" w:type="dxa"/>
              <w:bottom w:w="0" w:type="dxa"/>
              <w:right w:w="3" w:type="dxa"/>
            </w:tcMar>
            <w:vAlign w:val="center"/>
            <w:hideMark/>
          </w:tcPr>
          <w:p w14:paraId="636822A6" w14:textId="77777777" w:rsidR="0042349A" w:rsidRPr="0042349A" w:rsidRDefault="0042349A" w:rsidP="0042349A">
            <w:pPr>
              <w:rPr>
                <w:sz w:val="20"/>
                <w:szCs w:val="20"/>
              </w:rPr>
            </w:pPr>
            <w:r w:rsidRPr="0042349A">
              <w:rPr>
                <w:sz w:val="20"/>
                <w:szCs w:val="20"/>
              </w:rPr>
              <w:t>Resolution Target</w:t>
            </w:r>
          </w:p>
        </w:tc>
      </w:tr>
      <w:tr w:rsidR="0042349A" w:rsidRPr="00C64670" w14:paraId="7A859EA4" w14:textId="77777777" w:rsidTr="00941295">
        <w:trPr>
          <w:trHeight w:val="493"/>
        </w:trPr>
        <w:tc>
          <w:tcPr>
            <w:tcW w:w="0" w:type="auto"/>
            <w:vMerge/>
            <w:tcBorders>
              <w:top w:val="single" w:sz="8" w:space="0" w:color="000000"/>
              <w:left w:val="single" w:sz="8" w:space="0" w:color="000000"/>
              <w:bottom w:val="single" w:sz="4" w:space="0" w:color="000000"/>
              <w:right w:val="single" w:sz="4" w:space="0" w:color="000000"/>
            </w:tcBorders>
            <w:vAlign w:val="center"/>
            <w:hideMark/>
          </w:tcPr>
          <w:p w14:paraId="6189AFB6" w14:textId="77777777" w:rsidR="0042349A" w:rsidRPr="0042349A" w:rsidRDefault="0042349A" w:rsidP="0042349A">
            <w:pPr>
              <w:rPr>
                <w:sz w:val="20"/>
                <w:szCs w:val="20"/>
              </w:rPr>
            </w:pPr>
          </w:p>
        </w:tc>
        <w:tc>
          <w:tcPr>
            <w:tcW w:w="2450"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7A26B128" w14:textId="77777777" w:rsidR="0042349A" w:rsidRPr="0042349A" w:rsidRDefault="0042349A" w:rsidP="0042349A">
            <w:pPr>
              <w:rPr>
                <w:sz w:val="20"/>
                <w:szCs w:val="20"/>
              </w:rPr>
            </w:pPr>
            <w:r w:rsidRPr="0042349A">
              <w:rPr>
                <w:sz w:val="20"/>
                <w:szCs w:val="20"/>
              </w:rPr>
              <w:t xml:space="preserve">Premium </w:t>
            </w:r>
            <w:r w:rsidRPr="0042349A">
              <w:rPr>
                <w:sz w:val="20"/>
                <w:szCs w:val="20"/>
              </w:rPr>
              <w:br/>
              <w:t>Support SLA</w:t>
            </w:r>
          </w:p>
        </w:tc>
        <w:tc>
          <w:tcPr>
            <w:tcW w:w="2071"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396735C8" w14:textId="77777777" w:rsidR="0042349A" w:rsidRPr="0042349A" w:rsidRDefault="0042349A" w:rsidP="0042349A">
            <w:pPr>
              <w:rPr>
                <w:sz w:val="20"/>
                <w:szCs w:val="20"/>
              </w:rPr>
            </w:pPr>
            <w:r w:rsidRPr="0042349A">
              <w:rPr>
                <w:sz w:val="20"/>
                <w:szCs w:val="20"/>
              </w:rPr>
              <w:t xml:space="preserve">Enterprise </w:t>
            </w:r>
            <w:r w:rsidRPr="0042349A">
              <w:rPr>
                <w:sz w:val="20"/>
                <w:szCs w:val="20"/>
              </w:rPr>
              <w:br/>
              <w:t>Support SLA</w:t>
            </w:r>
          </w:p>
        </w:tc>
        <w:tc>
          <w:tcPr>
            <w:tcW w:w="1269"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47870303" w14:textId="77777777" w:rsidR="0042349A" w:rsidRPr="0042349A" w:rsidRDefault="0042349A" w:rsidP="0042349A">
            <w:pPr>
              <w:rPr>
                <w:sz w:val="20"/>
                <w:szCs w:val="20"/>
              </w:rPr>
            </w:pPr>
            <w:r w:rsidRPr="0042349A">
              <w:rPr>
                <w:sz w:val="20"/>
                <w:szCs w:val="20"/>
              </w:rPr>
              <w:t xml:space="preserve">Premium </w:t>
            </w:r>
            <w:r w:rsidRPr="0042349A">
              <w:rPr>
                <w:sz w:val="20"/>
                <w:szCs w:val="20"/>
              </w:rPr>
              <w:br/>
              <w:t>Support SLA</w:t>
            </w:r>
          </w:p>
        </w:tc>
        <w:tc>
          <w:tcPr>
            <w:tcW w:w="2390"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218B5D43" w14:textId="77777777" w:rsidR="0042349A" w:rsidRPr="0042349A" w:rsidRDefault="0042349A" w:rsidP="0042349A">
            <w:pPr>
              <w:rPr>
                <w:sz w:val="20"/>
                <w:szCs w:val="20"/>
              </w:rPr>
            </w:pPr>
            <w:r w:rsidRPr="0042349A">
              <w:rPr>
                <w:sz w:val="20"/>
                <w:szCs w:val="20"/>
              </w:rPr>
              <w:t xml:space="preserve">Enterprise </w:t>
            </w:r>
            <w:r w:rsidRPr="0042349A">
              <w:rPr>
                <w:sz w:val="20"/>
                <w:szCs w:val="20"/>
              </w:rPr>
              <w:br/>
              <w:t>Support SLA</w:t>
            </w:r>
          </w:p>
        </w:tc>
      </w:tr>
      <w:tr w:rsidR="0042349A" w:rsidRPr="00C64670" w14:paraId="1E0F040E" w14:textId="77777777" w:rsidTr="00941295">
        <w:trPr>
          <w:trHeight w:val="1036"/>
        </w:trPr>
        <w:tc>
          <w:tcPr>
            <w:tcW w:w="1166" w:type="dxa"/>
            <w:tcBorders>
              <w:top w:val="single" w:sz="4" w:space="0" w:color="000000"/>
              <w:left w:val="single" w:sz="8" w:space="0" w:color="000000"/>
              <w:bottom w:val="single" w:sz="4" w:space="0" w:color="000000"/>
              <w:right w:val="single" w:sz="4" w:space="0" w:color="000000"/>
            </w:tcBorders>
            <w:shd w:val="clear" w:color="auto" w:fill="auto"/>
            <w:tcMar>
              <w:top w:w="2" w:type="dxa"/>
              <w:left w:w="3" w:type="dxa"/>
              <w:bottom w:w="0" w:type="dxa"/>
              <w:right w:w="3" w:type="dxa"/>
            </w:tcMar>
            <w:vAlign w:val="center"/>
            <w:hideMark/>
          </w:tcPr>
          <w:p w14:paraId="7323E878" w14:textId="77777777" w:rsidR="0042349A" w:rsidRPr="0042349A" w:rsidRDefault="0042349A" w:rsidP="0042349A">
            <w:pPr>
              <w:rPr>
                <w:sz w:val="20"/>
                <w:szCs w:val="20"/>
              </w:rPr>
            </w:pPr>
            <w:r w:rsidRPr="0042349A">
              <w:rPr>
                <w:sz w:val="20"/>
                <w:szCs w:val="20"/>
              </w:rPr>
              <w:t>Critical-1</w:t>
            </w:r>
          </w:p>
        </w:tc>
        <w:tc>
          <w:tcPr>
            <w:tcW w:w="2450"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439A3D34" w14:textId="77777777" w:rsidR="0042349A" w:rsidRPr="0042349A" w:rsidRDefault="0042349A" w:rsidP="0042349A">
            <w:pPr>
              <w:rPr>
                <w:sz w:val="20"/>
                <w:szCs w:val="20"/>
              </w:rPr>
            </w:pPr>
            <w:r w:rsidRPr="0042349A">
              <w:rPr>
                <w:sz w:val="20"/>
                <w:szCs w:val="20"/>
              </w:rPr>
              <w:t xml:space="preserve">Live transfer always attempted first. </w:t>
            </w:r>
            <w:r w:rsidRPr="0042349A">
              <w:rPr>
                <w:sz w:val="20"/>
                <w:szCs w:val="20"/>
              </w:rPr>
              <w:br/>
              <w:t xml:space="preserve">If no synchronous communication, initial technical response within </w:t>
            </w:r>
            <w:r w:rsidRPr="0042349A">
              <w:rPr>
                <w:sz w:val="20"/>
                <w:szCs w:val="20"/>
              </w:rPr>
              <w:br/>
              <w:t xml:space="preserve">1 business </w:t>
            </w:r>
            <w:proofErr w:type="gramStart"/>
            <w:r w:rsidRPr="0042349A">
              <w:rPr>
                <w:sz w:val="20"/>
                <w:szCs w:val="20"/>
              </w:rPr>
              <w:t>hours</w:t>
            </w:r>
            <w:proofErr w:type="gramEnd"/>
          </w:p>
        </w:tc>
        <w:tc>
          <w:tcPr>
            <w:tcW w:w="2071"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0F2AC63D" w14:textId="77777777" w:rsidR="0042349A" w:rsidRPr="0042349A" w:rsidRDefault="0042349A" w:rsidP="0042349A">
            <w:pPr>
              <w:rPr>
                <w:sz w:val="20"/>
                <w:szCs w:val="20"/>
              </w:rPr>
            </w:pPr>
            <w:r w:rsidRPr="0042349A">
              <w:rPr>
                <w:sz w:val="20"/>
                <w:szCs w:val="20"/>
              </w:rPr>
              <w:t xml:space="preserve">Initial response </w:t>
            </w:r>
            <w:r w:rsidRPr="0042349A">
              <w:rPr>
                <w:sz w:val="20"/>
                <w:szCs w:val="20"/>
              </w:rPr>
              <w:br/>
              <w:t>within 4 business hours</w:t>
            </w:r>
          </w:p>
        </w:tc>
        <w:tc>
          <w:tcPr>
            <w:tcW w:w="1269"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7703DD89" w14:textId="77777777" w:rsidR="0042349A" w:rsidRPr="0042349A" w:rsidRDefault="0042349A" w:rsidP="0042349A">
            <w:pPr>
              <w:rPr>
                <w:sz w:val="20"/>
                <w:szCs w:val="20"/>
              </w:rPr>
            </w:pPr>
            <w:r w:rsidRPr="0042349A">
              <w:rPr>
                <w:sz w:val="20"/>
                <w:szCs w:val="20"/>
              </w:rPr>
              <w:t>5 days</w:t>
            </w:r>
          </w:p>
        </w:tc>
        <w:tc>
          <w:tcPr>
            <w:tcW w:w="2390"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6A56C6A1" w14:textId="77777777" w:rsidR="0042349A" w:rsidRPr="0042349A" w:rsidRDefault="0042349A" w:rsidP="0042349A">
            <w:pPr>
              <w:rPr>
                <w:sz w:val="20"/>
                <w:szCs w:val="20"/>
              </w:rPr>
            </w:pPr>
            <w:r w:rsidRPr="0042349A">
              <w:rPr>
                <w:sz w:val="20"/>
                <w:szCs w:val="20"/>
              </w:rPr>
              <w:t>Ongoing assistance until solution is reached</w:t>
            </w:r>
          </w:p>
        </w:tc>
      </w:tr>
      <w:tr w:rsidR="0042349A" w:rsidRPr="00C64670" w14:paraId="3FADB199" w14:textId="77777777" w:rsidTr="00941295">
        <w:trPr>
          <w:trHeight w:val="907"/>
        </w:trPr>
        <w:tc>
          <w:tcPr>
            <w:tcW w:w="1166" w:type="dxa"/>
            <w:tcBorders>
              <w:top w:val="single" w:sz="4" w:space="0" w:color="000000"/>
              <w:left w:val="single" w:sz="8" w:space="0" w:color="000000"/>
              <w:bottom w:val="single" w:sz="4" w:space="0" w:color="000000"/>
              <w:right w:val="single" w:sz="4" w:space="0" w:color="000000"/>
            </w:tcBorders>
            <w:shd w:val="clear" w:color="auto" w:fill="auto"/>
            <w:tcMar>
              <w:top w:w="2" w:type="dxa"/>
              <w:left w:w="3" w:type="dxa"/>
              <w:bottom w:w="0" w:type="dxa"/>
              <w:right w:w="3" w:type="dxa"/>
            </w:tcMar>
            <w:vAlign w:val="center"/>
            <w:hideMark/>
          </w:tcPr>
          <w:p w14:paraId="411B4056" w14:textId="77777777" w:rsidR="0042349A" w:rsidRPr="0042349A" w:rsidRDefault="0042349A" w:rsidP="0042349A">
            <w:pPr>
              <w:rPr>
                <w:sz w:val="20"/>
                <w:szCs w:val="20"/>
              </w:rPr>
            </w:pPr>
            <w:r w:rsidRPr="0042349A">
              <w:rPr>
                <w:sz w:val="20"/>
                <w:szCs w:val="20"/>
              </w:rPr>
              <w:t>Severe-2</w:t>
            </w:r>
          </w:p>
        </w:tc>
        <w:tc>
          <w:tcPr>
            <w:tcW w:w="2450"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4D80065F" w14:textId="77777777" w:rsidR="0042349A" w:rsidRPr="0042349A" w:rsidRDefault="0042349A" w:rsidP="0042349A">
            <w:pPr>
              <w:rPr>
                <w:sz w:val="20"/>
                <w:szCs w:val="20"/>
              </w:rPr>
            </w:pPr>
            <w:r w:rsidRPr="0042349A">
              <w:rPr>
                <w:sz w:val="20"/>
                <w:szCs w:val="20"/>
              </w:rPr>
              <w:t xml:space="preserve">Live transfer always attempted first. </w:t>
            </w:r>
            <w:r w:rsidRPr="0042349A">
              <w:rPr>
                <w:sz w:val="20"/>
                <w:szCs w:val="20"/>
              </w:rPr>
              <w:br/>
              <w:t xml:space="preserve">If no synchronous communication, initial technical response within </w:t>
            </w:r>
            <w:r w:rsidRPr="0042349A">
              <w:rPr>
                <w:sz w:val="20"/>
                <w:szCs w:val="20"/>
              </w:rPr>
              <w:br/>
              <w:t>4 business hours</w:t>
            </w:r>
          </w:p>
        </w:tc>
        <w:tc>
          <w:tcPr>
            <w:tcW w:w="2071"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43815044" w14:textId="77777777" w:rsidR="0042349A" w:rsidRPr="0042349A" w:rsidRDefault="0042349A" w:rsidP="0042349A">
            <w:pPr>
              <w:rPr>
                <w:sz w:val="20"/>
                <w:szCs w:val="20"/>
              </w:rPr>
            </w:pPr>
            <w:r w:rsidRPr="0042349A">
              <w:rPr>
                <w:sz w:val="20"/>
                <w:szCs w:val="20"/>
              </w:rPr>
              <w:t xml:space="preserve">Initial response </w:t>
            </w:r>
            <w:r w:rsidRPr="0042349A">
              <w:rPr>
                <w:sz w:val="20"/>
                <w:szCs w:val="20"/>
              </w:rPr>
              <w:br/>
              <w:t>within 1 business day</w:t>
            </w:r>
          </w:p>
        </w:tc>
        <w:tc>
          <w:tcPr>
            <w:tcW w:w="1269"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52F10DCE" w14:textId="77777777" w:rsidR="0042349A" w:rsidRPr="0042349A" w:rsidRDefault="0042349A" w:rsidP="0042349A">
            <w:pPr>
              <w:rPr>
                <w:sz w:val="20"/>
                <w:szCs w:val="20"/>
              </w:rPr>
            </w:pPr>
            <w:r w:rsidRPr="0042349A">
              <w:rPr>
                <w:sz w:val="20"/>
                <w:szCs w:val="20"/>
              </w:rPr>
              <w:t>7 days</w:t>
            </w:r>
          </w:p>
        </w:tc>
        <w:tc>
          <w:tcPr>
            <w:tcW w:w="2390"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04AB6E28" w14:textId="77777777" w:rsidR="0042349A" w:rsidRPr="0042349A" w:rsidRDefault="0042349A" w:rsidP="0042349A">
            <w:pPr>
              <w:rPr>
                <w:sz w:val="20"/>
                <w:szCs w:val="20"/>
              </w:rPr>
            </w:pPr>
            <w:r w:rsidRPr="0042349A">
              <w:rPr>
                <w:sz w:val="20"/>
                <w:szCs w:val="20"/>
              </w:rPr>
              <w:t>Ongoing assistance until solution is reached</w:t>
            </w:r>
          </w:p>
        </w:tc>
      </w:tr>
      <w:tr w:rsidR="0042349A" w:rsidRPr="00C64670" w14:paraId="67B70428" w14:textId="77777777" w:rsidTr="00941295">
        <w:trPr>
          <w:trHeight w:val="777"/>
        </w:trPr>
        <w:tc>
          <w:tcPr>
            <w:tcW w:w="1166" w:type="dxa"/>
            <w:tcBorders>
              <w:top w:val="single" w:sz="4" w:space="0" w:color="000000"/>
              <w:left w:val="single" w:sz="8" w:space="0" w:color="000000"/>
              <w:bottom w:val="single" w:sz="4" w:space="0" w:color="000000"/>
              <w:right w:val="single" w:sz="4" w:space="0" w:color="000000"/>
            </w:tcBorders>
            <w:shd w:val="clear" w:color="auto" w:fill="auto"/>
            <w:tcMar>
              <w:top w:w="2" w:type="dxa"/>
              <w:left w:w="3" w:type="dxa"/>
              <w:bottom w:w="0" w:type="dxa"/>
              <w:right w:w="3" w:type="dxa"/>
            </w:tcMar>
            <w:vAlign w:val="center"/>
            <w:hideMark/>
          </w:tcPr>
          <w:p w14:paraId="058315D9" w14:textId="77777777" w:rsidR="0042349A" w:rsidRPr="0042349A" w:rsidRDefault="0042349A" w:rsidP="0042349A">
            <w:pPr>
              <w:rPr>
                <w:sz w:val="20"/>
                <w:szCs w:val="20"/>
              </w:rPr>
            </w:pPr>
            <w:r w:rsidRPr="0042349A">
              <w:rPr>
                <w:sz w:val="20"/>
                <w:szCs w:val="20"/>
              </w:rPr>
              <w:t>Standard-3</w:t>
            </w:r>
          </w:p>
        </w:tc>
        <w:tc>
          <w:tcPr>
            <w:tcW w:w="2450"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10E9E274" w14:textId="77777777" w:rsidR="0042349A" w:rsidRPr="0042349A" w:rsidRDefault="0042349A" w:rsidP="0042349A">
            <w:pPr>
              <w:rPr>
                <w:sz w:val="20"/>
                <w:szCs w:val="20"/>
              </w:rPr>
            </w:pPr>
            <w:r w:rsidRPr="0042349A">
              <w:rPr>
                <w:sz w:val="20"/>
                <w:szCs w:val="20"/>
              </w:rPr>
              <w:t xml:space="preserve">Live transfer always attempted first. </w:t>
            </w:r>
            <w:r w:rsidRPr="0042349A">
              <w:rPr>
                <w:sz w:val="20"/>
                <w:szCs w:val="20"/>
              </w:rPr>
              <w:br/>
              <w:t xml:space="preserve">If no synchronous communication, initial technical response within </w:t>
            </w:r>
            <w:r w:rsidRPr="0042349A">
              <w:rPr>
                <w:sz w:val="20"/>
                <w:szCs w:val="20"/>
              </w:rPr>
              <w:br/>
              <w:t>4 business hours</w:t>
            </w:r>
          </w:p>
        </w:tc>
        <w:tc>
          <w:tcPr>
            <w:tcW w:w="2071"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77A12D97" w14:textId="77777777" w:rsidR="0042349A" w:rsidRPr="0042349A" w:rsidRDefault="0042349A" w:rsidP="0042349A">
            <w:pPr>
              <w:rPr>
                <w:sz w:val="20"/>
                <w:szCs w:val="20"/>
              </w:rPr>
            </w:pPr>
            <w:r w:rsidRPr="0042349A">
              <w:rPr>
                <w:sz w:val="20"/>
                <w:szCs w:val="20"/>
              </w:rPr>
              <w:t xml:space="preserve">Initial response </w:t>
            </w:r>
            <w:r w:rsidRPr="0042349A">
              <w:rPr>
                <w:sz w:val="20"/>
                <w:szCs w:val="20"/>
              </w:rPr>
              <w:br/>
              <w:t>by end of next business day</w:t>
            </w:r>
          </w:p>
        </w:tc>
        <w:tc>
          <w:tcPr>
            <w:tcW w:w="1269"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7D5EF58F" w14:textId="77777777" w:rsidR="0042349A" w:rsidRPr="0042349A" w:rsidRDefault="0042349A" w:rsidP="0042349A">
            <w:pPr>
              <w:rPr>
                <w:sz w:val="20"/>
                <w:szCs w:val="20"/>
              </w:rPr>
            </w:pPr>
            <w:r w:rsidRPr="0042349A">
              <w:rPr>
                <w:sz w:val="20"/>
                <w:szCs w:val="20"/>
              </w:rPr>
              <w:t>10 days</w:t>
            </w:r>
          </w:p>
        </w:tc>
        <w:tc>
          <w:tcPr>
            <w:tcW w:w="2390"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3EFF6AF5" w14:textId="77777777" w:rsidR="0042349A" w:rsidRPr="0042349A" w:rsidRDefault="0042349A" w:rsidP="0042349A">
            <w:pPr>
              <w:rPr>
                <w:sz w:val="20"/>
                <w:szCs w:val="20"/>
              </w:rPr>
            </w:pPr>
            <w:r w:rsidRPr="0042349A">
              <w:rPr>
                <w:sz w:val="20"/>
                <w:szCs w:val="20"/>
              </w:rPr>
              <w:t>14 days</w:t>
            </w:r>
          </w:p>
        </w:tc>
      </w:tr>
      <w:tr w:rsidR="0042349A" w:rsidRPr="00C64670" w14:paraId="3DA49145" w14:textId="77777777" w:rsidTr="00941295">
        <w:trPr>
          <w:trHeight w:val="1038"/>
        </w:trPr>
        <w:tc>
          <w:tcPr>
            <w:tcW w:w="1166" w:type="dxa"/>
            <w:tcBorders>
              <w:top w:val="single" w:sz="4" w:space="0" w:color="000000"/>
              <w:left w:val="single" w:sz="8" w:space="0" w:color="000000"/>
              <w:bottom w:val="single" w:sz="8" w:space="0" w:color="000000"/>
              <w:right w:val="single" w:sz="4" w:space="0" w:color="000000"/>
            </w:tcBorders>
            <w:shd w:val="clear" w:color="auto" w:fill="auto"/>
            <w:tcMar>
              <w:top w:w="2" w:type="dxa"/>
              <w:left w:w="3" w:type="dxa"/>
              <w:bottom w:w="0" w:type="dxa"/>
              <w:right w:w="3" w:type="dxa"/>
            </w:tcMar>
            <w:vAlign w:val="center"/>
            <w:hideMark/>
          </w:tcPr>
          <w:p w14:paraId="7327537C" w14:textId="77777777" w:rsidR="0042349A" w:rsidRPr="0042349A" w:rsidRDefault="0042349A" w:rsidP="0042349A">
            <w:pPr>
              <w:rPr>
                <w:sz w:val="20"/>
                <w:szCs w:val="20"/>
              </w:rPr>
            </w:pPr>
            <w:r w:rsidRPr="0042349A">
              <w:rPr>
                <w:sz w:val="20"/>
                <w:szCs w:val="20"/>
              </w:rPr>
              <w:t>Low-4</w:t>
            </w:r>
          </w:p>
        </w:tc>
        <w:tc>
          <w:tcPr>
            <w:tcW w:w="2450" w:type="dxa"/>
            <w:tcBorders>
              <w:top w:val="single" w:sz="4" w:space="0" w:color="000000"/>
              <w:left w:val="single" w:sz="4" w:space="0" w:color="000000"/>
              <w:bottom w:val="single" w:sz="8" w:space="0" w:color="000000"/>
              <w:right w:val="single" w:sz="4" w:space="0" w:color="000000"/>
            </w:tcBorders>
            <w:shd w:val="clear" w:color="auto" w:fill="FFF5D6"/>
            <w:tcMar>
              <w:top w:w="2" w:type="dxa"/>
              <w:left w:w="3" w:type="dxa"/>
              <w:bottom w:w="0" w:type="dxa"/>
              <w:right w:w="3" w:type="dxa"/>
            </w:tcMar>
            <w:vAlign w:val="center"/>
            <w:hideMark/>
          </w:tcPr>
          <w:p w14:paraId="46BABDE6" w14:textId="77777777" w:rsidR="0042349A" w:rsidRPr="0042349A" w:rsidRDefault="0042349A" w:rsidP="0042349A">
            <w:pPr>
              <w:rPr>
                <w:sz w:val="20"/>
                <w:szCs w:val="20"/>
              </w:rPr>
            </w:pPr>
            <w:r w:rsidRPr="0042349A">
              <w:rPr>
                <w:sz w:val="20"/>
                <w:szCs w:val="20"/>
              </w:rPr>
              <w:t xml:space="preserve">Live transfer always attempted first. </w:t>
            </w:r>
            <w:r w:rsidRPr="0042349A">
              <w:rPr>
                <w:sz w:val="20"/>
                <w:szCs w:val="20"/>
              </w:rPr>
              <w:br/>
              <w:t xml:space="preserve">If no synchronous communication, initial technical response within </w:t>
            </w:r>
            <w:r w:rsidRPr="0042349A">
              <w:rPr>
                <w:sz w:val="20"/>
                <w:szCs w:val="20"/>
              </w:rPr>
              <w:br/>
              <w:t>4 business hours</w:t>
            </w:r>
          </w:p>
        </w:tc>
        <w:tc>
          <w:tcPr>
            <w:tcW w:w="2071" w:type="dxa"/>
            <w:tcBorders>
              <w:top w:val="single" w:sz="4" w:space="0" w:color="000000"/>
              <w:left w:val="single" w:sz="4" w:space="0" w:color="000000"/>
              <w:bottom w:val="single" w:sz="8" w:space="0" w:color="000000"/>
              <w:right w:val="single" w:sz="4" w:space="0" w:color="000000"/>
            </w:tcBorders>
            <w:shd w:val="clear" w:color="auto" w:fill="C5D9F1"/>
            <w:tcMar>
              <w:top w:w="2" w:type="dxa"/>
              <w:left w:w="3" w:type="dxa"/>
              <w:bottom w:w="0" w:type="dxa"/>
              <w:right w:w="3" w:type="dxa"/>
            </w:tcMar>
            <w:vAlign w:val="center"/>
            <w:hideMark/>
          </w:tcPr>
          <w:p w14:paraId="0513F228" w14:textId="77777777" w:rsidR="0042349A" w:rsidRPr="0042349A" w:rsidRDefault="0042349A" w:rsidP="0042349A">
            <w:pPr>
              <w:rPr>
                <w:sz w:val="20"/>
                <w:szCs w:val="20"/>
              </w:rPr>
            </w:pPr>
            <w:r w:rsidRPr="0042349A">
              <w:rPr>
                <w:sz w:val="20"/>
                <w:szCs w:val="20"/>
              </w:rPr>
              <w:t xml:space="preserve">Initial response </w:t>
            </w:r>
            <w:r w:rsidRPr="0042349A">
              <w:rPr>
                <w:sz w:val="20"/>
                <w:szCs w:val="20"/>
              </w:rPr>
              <w:br/>
              <w:t>within 2 business days</w:t>
            </w:r>
          </w:p>
        </w:tc>
        <w:tc>
          <w:tcPr>
            <w:tcW w:w="1269" w:type="dxa"/>
            <w:tcBorders>
              <w:top w:val="single" w:sz="4" w:space="0" w:color="000000"/>
              <w:left w:val="single" w:sz="4" w:space="0" w:color="000000"/>
              <w:bottom w:val="single" w:sz="8" w:space="0" w:color="000000"/>
              <w:right w:val="single" w:sz="4" w:space="0" w:color="000000"/>
            </w:tcBorders>
            <w:shd w:val="clear" w:color="auto" w:fill="FFF5D6"/>
            <w:tcMar>
              <w:top w:w="2" w:type="dxa"/>
              <w:left w:w="3" w:type="dxa"/>
              <w:bottom w:w="0" w:type="dxa"/>
              <w:right w:w="3" w:type="dxa"/>
            </w:tcMar>
            <w:vAlign w:val="center"/>
            <w:hideMark/>
          </w:tcPr>
          <w:p w14:paraId="693D9496" w14:textId="77777777" w:rsidR="0042349A" w:rsidRPr="0042349A" w:rsidRDefault="0042349A" w:rsidP="0042349A">
            <w:pPr>
              <w:rPr>
                <w:sz w:val="20"/>
                <w:szCs w:val="20"/>
              </w:rPr>
            </w:pPr>
            <w:r w:rsidRPr="0042349A">
              <w:rPr>
                <w:sz w:val="20"/>
                <w:szCs w:val="20"/>
              </w:rPr>
              <w:t>No Target</w:t>
            </w:r>
          </w:p>
        </w:tc>
        <w:tc>
          <w:tcPr>
            <w:tcW w:w="2390" w:type="dxa"/>
            <w:tcBorders>
              <w:top w:val="single" w:sz="4" w:space="0" w:color="000000"/>
              <w:left w:val="single" w:sz="4" w:space="0" w:color="000000"/>
              <w:bottom w:val="single" w:sz="8" w:space="0" w:color="000000"/>
              <w:right w:val="single" w:sz="4" w:space="0" w:color="000000"/>
            </w:tcBorders>
            <w:shd w:val="clear" w:color="auto" w:fill="C5D9F1"/>
            <w:tcMar>
              <w:top w:w="2" w:type="dxa"/>
              <w:left w:w="3" w:type="dxa"/>
              <w:bottom w:w="0" w:type="dxa"/>
              <w:right w:w="3" w:type="dxa"/>
            </w:tcMar>
            <w:vAlign w:val="center"/>
            <w:hideMark/>
          </w:tcPr>
          <w:p w14:paraId="7A7A3733" w14:textId="77777777" w:rsidR="0042349A" w:rsidRPr="0042349A" w:rsidRDefault="0042349A" w:rsidP="0042349A">
            <w:pPr>
              <w:rPr>
                <w:sz w:val="20"/>
                <w:szCs w:val="20"/>
              </w:rPr>
            </w:pPr>
            <w:r w:rsidRPr="0042349A">
              <w:rPr>
                <w:sz w:val="20"/>
                <w:szCs w:val="20"/>
              </w:rPr>
              <w:t>No Target</w:t>
            </w:r>
          </w:p>
        </w:tc>
      </w:tr>
    </w:tbl>
    <w:p w14:paraId="2F916550" w14:textId="77777777" w:rsidR="005A76DC" w:rsidRDefault="005A76DC">
      <w:pPr>
        <w:rPr>
          <w:rFonts w:ascii="Arial" w:eastAsia="Arial" w:hAnsi="Arial" w:cs="Arial"/>
          <w:b/>
          <w:bCs/>
          <w:sz w:val="20"/>
          <w:szCs w:val="20"/>
        </w:rPr>
      </w:pPr>
    </w:p>
    <w:p w14:paraId="720814AF" w14:textId="77777777" w:rsidR="005A76DC" w:rsidRPr="0042349A" w:rsidRDefault="00E367D3" w:rsidP="0042349A">
      <w:pPr>
        <w:pStyle w:val="HeadingA3"/>
      </w:pPr>
      <w:bookmarkStart w:id="73" w:name="_Toc40266487"/>
      <w:r w:rsidRPr="0042349A">
        <w:lastRenderedPageBreak/>
        <w:t>Support Metrics</w:t>
      </w:r>
      <w:bookmarkEnd w:id="73"/>
    </w:p>
    <w:p w14:paraId="60218ED5" w14:textId="77777777" w:rsidR="0042349A" w:rsidRPr="0042349A" w:rsidRDefault="0042349A" w:rsidP="0042349A">
      <w:pPr>
        <w:pStyle w:val="BodyText"/>
      </w:pPr>
      <w:r w:rsidRPr="0042349A">
        <w:t xml:space="preserve">Wind River measures customer satisfaction scores through surveys and management continually monitors the scores through the customer support dashboard. </w:t>
      </w:r>
    </w:p>
    <w:p w14:paraId="02717140" w14:textId="51D65F0E" w:rsidR="0042349A" w:rsidRPr="0042349A" w:rsidRDefault="0042349A" w:rsidP="0042349A">
      <w:pPr>
        <w:pStyle w:val="BodyText"/>
      </w:pPr>
      <w:r w:rsidRPr="0042349A">
        <w:t>Dashboards are used to allow management to view and analyze the number of support requests, time to resolution, backlog, open cases per Customer Support Engineer (CSE)</w:t>
      </w:r>
      <w:r w:rsidR="00EF6BFC">
        <w:t>.</w:t>
      </w:r>
    </w:p>
    <w:p w14:paraId="55125EFE" w14:textId="77777777" w:rsidR="0042349A" w:rsidRPr="0042349A" w:rsidRDefault="0042349A" w:rsidP="0042349A">
      <w:pPr>
        <w:pStyle w:val="BodyText"/>
      </w:pPr>
      <w:r w:rsidRPr="0042349A">
        <w:t>Industry standards are used for customer support metrics:</w:t>
      </w:r>
    </w:p>
    <w:p w14:paraId="3CD31FB3" w14:textId="77777777" w:rsidR="0042349A" w:rsidRPr="0042349A" w:rsidRDefault="0042349A" w:rsidP="00362AF0">
      <w:pPr>
        <w:pStyle w:val="BulletA2"/>
        <w:numPr>
          <w:ilvl w:val="2"/>
          <w:numId w:val="2"/>
        </w:numPr>
      </w:pPr>
      <w:r w:rsidRPr="0042349A">
        <w:t>Net Promoter Score NPS</w:t>
      </w:r>
    </w:p>
    <w:p w14:paraId="0A73F650" w14:textId="77777777" w:rsidR="0042349A" w:rsidRPr="0042349A" w:rsidRDefault="0042349A" w:rsidP="00362AF0">
      <w:pPr>
        <w:pStyle w:val="BulletA2"/>
        <w:numPr>
          <w:ilvl w:val="2"/>
          <w:numId w:val="2"/>
        </w:numPr>
      </w:pPr>
      <w:r w:rsidRPr="0042349A">
        <w:t>Customer Satisfaction CSE</w:t>
      </w:r>
    </w:p>
    <w:p w14:paraId="1DBD1E33" w14:textId="77777777" w:rsidR="0042349A" w:rsidRPr="0042349A" w:rsidRDefault="0042349A" w:rsidP="00362AF0">
      <w:pPr>
        <w:pStyle w:val="BulletA2"/>
        <w:numPr>
          <w:ilvl w:val="2"/>
          <w:numId w:val="2"/>
        </w:numPr>
      </w:pPr>
      <w:r w:rsidRPr="0042349A">
        <w:t>Service Level Agreement SLA</w:t>
      </w:r>
    </w:p>
    <w:p w14:paraId="7B3C5AC6" w14:textId="77777777" w:rsidR="0042349A" w:rsidRPr="0042349A" w:rsidRDefault="0042349A" w:rsidP="00362AF0">
      <w:pPr>
        <w:pStyle w:val="BulletA2"/>
        <w:numPr>
          <w:ilvl w:val="2"/>
          <w:numId w:val="2"/>
        </w:numPr>
      </w:pPr>
      <w:r w:rsidRPr="0042349A">
        <w:t>Below are a few examples.</w:t>
      </w:r>
    </w:p>
    <w:p w14:paraId="31EBB06B" w14:textId="7D89392C" w:rsidR="00E4440F" w:rsidRDefault="0042349A" w:rsidP="0042349A">
      <w:pPr>
        <w:pStyle w:val="BodyText"/>
      </w:pPr>
      <w:r w:rsidRPr="0042349A">
        <w:t>The intent of the dashboards is to give Wind River management insight into support metrics in real time. A complete explanation of the capabilities is beyond the scope of this document. Customer can request quality data for their account and support cases. Dashboards can be set up for individual companies in order to measure how well the Wind River Customer Support Organization is handling the needs of a specific customer.</w:t>
      </w:r>
    </w:p>
    <w:p w14:paraId="14634CAA" w14:textId="47B8C3C5" w:rsidR="0042349A" w:rsidRDefault="0042349A" w:rsidP="0042349A">
      <w:pPr>
        <w:pStyle w:val="BodyText"/>
        <w:jc w:val="center"/>
        <w:rPr>
          <w:rFonts w:ascii="Times New Roman" w:hAnsi="Times New Roman"/>
          <w:spacing w:val="-1"/>
        </w:rPr>
      </w:pPr>
      <w:r w:rsidRPr="005A51B7">
        <w:rPr>
          <w:noProof/>
        </w:rPr>
        <w:drawing>
          <wp:inline distT="0" distB="0" distL="0" distR="0" wp14:anchorId="66DC07C0" wp14:editId="41F911FA">
            <wp:extent cx="4846725" cy="35825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3019" cy="3587190"/>
                    </a:xfrm>
                    <a:prstGeom prst="rect">
                      <a:avLst/>
                    </a:prstGeom>
                    <a:noFill/>
                    <a:ln>
                      <a:noFill/>
                    </a:ln>
                  </pic:spPr>
                </pic:pic>
              </a:graphicData>
            </a:graphic>
          </wp:inline>
        </w:drawing>
      </w:r>
    </w:p>
    <w:p w14:paraId="163B43E5" w14:textId="03A9DFE6" w:rsidR="0042349A" w:rsidRDefault="0042349A" w:rsidP="0042349A">
      <w:pPr>
        <w:pStyle w:val="BodyText"/>
        <w:jc w:val="center"/>
        <w:rPr>
          <w:rFonts w:ascii="Times New Roman" w:hAnsi="Times New Roman"/>
          <w:spacing w:val="-1"/>
        </w:rPr>
      </w:pPr>
      <w:r w:rsidRPr="005A51B7">
        <w:rPr>
          <w:noProof/>
        </w:rPr>
        <w:lastRenderedPageBreak/>
        <w:drawing>
          <wp:inline distT="0" distB="0" distL="0" distR="0" wp14:anchorId="26FF2856" wp14:editId="4732FE97">
            <wp:extent cx="3947331" cy="49404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50169" cy="4944041"/>
                    </a:xfrm>
                    <a:prstGeom prst="rect">
                      <a:avLst/>
                    </a:prstGeom>
                    <a:noFill/>
                    <a:ln>
                      <a:noFill/>
                    </a:ln>
                  </pic:spPr>
                </pic:pic>
              </a:graphicData>
            </a:graphic>
          </wp:inline>
        </w:drawing>
      </w:r>
    </w:p>
    <w:p w14:paraId="7DEB84F6" w14:textId="77777777" w:rsidR="005A76DC" w:rsidRPr="0042349A" w:rsidRDefault="00E367D3" w:rsidP="0042349A">
      <w:pPr>
        <w:pStyle w:val="HeadingA3"/>
      </w:pPr>
      <w:bookmarkStart w:id="74" w:name="_bookmark55"/>
      <w:bookmarkStart w:id="75" w:name="_Toc40266488"/>
      <w:bookmarkEnd w:id="74"/>
      <w:r w:rsidRPr="0042349A">
        <w:t>VxWorks Minimum Life Cycle</w:t>
      </w:r>
      <w:bookmarkEnd w:id="75"/>
    </w:p>
    <w:p w14:paraId="4F58DC6F" w14:textId="77777777" w:rsidR="005A76DC" w:rsidRPr="0042349A" w:rsidRDefault="00E367D3" w:rsidP="0042349A">
      <w:pPr>
        <w:pStyle w:val="BodyText"/>
      </w:pPr>
      <w:r w:rsidRPr="0042349A">
        <w:t>The minimum life cycle for VxWorks is shown in the following diagram:</w:t>
      </w:r>
    </w:p>
    <w:p w14:paraId="1F0D6CF6" w14:textId="77777777" w:rsidR="005A76DC" w:rsidRDefault="005A76DC">
      <w:pPr>
        <w:rPr>
          <w:rFonts w:ascii="Times New Roman" w:eastAsia="Times New Roman" w:hAnsi="Times New Roman" w:cs="Times New Roman"/>
          <w:sz w:val="14"/>
          <w:szCs w:val="14"/>
        </w:rPr>
      </w:pPr>
    </w:p>
    <w:p w14:paraId="6119DCA7" w14:textId="77777777" w:rsidR="005A76DC" w:rsidRDefault="00E367D3" w:rsidP="0042349A">
      <w:pPr>
        <w:spacing w:line="200" w:lineRule="atLeast"/>
        <w:ind w:left="108"/>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98C0A16" wp14:editId="0EA25207">
            <wp:extent cx="4674358" cy="2786426"/>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4689026" cy="2795170"/>
                    </a:xfrm>
                    <a:prstGeom prst="rect">
                      <a:avLst/>
                    </a:prstGeom>
                  </pic:spPr>
                </pic:pic>
              </a:graphicData>
            </a:graphic>
          </wp:inline>
        </w:drawing>
      </w:r>
    </w:p>
    <w:p w14:paraId="0560F5E7" w14:textId="04318574" w:rsidR="005A76DC" w:rsidRPr="0042349A" w:rsidRDefault="00E367D3" w:rsidP="0042349A">
      <w:pPr>
        <w:pStyle w:val="HeadingA3"/>
      </w:pPr>
      <w:bookmarkStart w:id="76" w:name="_bookmark56"/>
      <w:bookmarkStart w:id="77" w:name="_Toc40266489"/>
      <w:bookmarkEnd w:id="76"/>
      <w:r w:rsidRPr="0042349A">
        <w:lastRenderedPageBreak/>
        <w:t>Availability of Defect Fixes</w:t>
      </w:r>
      <w:bookmarkEnd w:id="77"/>
    </w:p>
    <w:p w14:paraId="2F020BFA" w14:textId="77777777" w:rsidR="0042349A" w:rsidRPr="0042349A" w:rsidRDefault="0042349A" w:rsidP="0042349A">
      <w:pPr>
        <w:pStyle w:val="BodyText"/>
      </w:pPr>
      <w:r w:rsidRPr="0042349A">
        <w:t xml:space="preserve">If a customer has a need to fix a </w:t>
      </w:r>
      <w:proofErr w:type="gramStart"/>
      <w:r w:rsidRPr="0042349A">
        <w:t>particular defect</w:t>
      </w:r>
      <w:proofErr w:type="gramEnd"/>
      <w:r w:rsidRPr="0042349A">
        <w:t>, there are three ways to obtain fixes:</w:t>
      </w:r>
    </w:p>
    <w:p w14:paraId="7C923AE7" w14:textId="5E17C5FD" w:rsidR="0042349A" w:rsidRPr="0042349A" w:rsidRDefault="0042349A" w:rsidP="00362AF0">
      <w:pPr>
        <w:pStyle w:val="BulletA2"/>
        <w:numPr>
          <w:ilvl w:val="2"/>
          <w:numId w:val="2"/>
        </w:numPr>
      </w:pPr>
      <w:r w:rsidRPr="0042349A">
        <w:t>Wind River can provide an escalation release for an urgent defect fix through an escalation request</w:t>
      </w:r>
    </w:p>
    <w:p w14:paraId="10EA9BE5" w14:textId="7ED11A8F" w:rsidR="0042349A" w:rsidRPr="0042349A" w:rsidRDefault="0042349A" w:rsidP="00362AF0">
      <w:pPr>
        <w:pStyle w:val="BulletA2"/>
        <w:numPr>
          <w:ilvl w:val="2"/>
          <w:numId w:val="2"/>
        </w:numPr>
      </w:pPr>
      <w:r w:rsidRPr="0042349A">
        <w:t xml:space="preserve">Source code for defect workarounds and/or fixes </w:t>
      </w:r>
      <w:r w:rsidR="00F8311F">
        <w:t>can be provided through published defects or a Customer Support Engineer</w:t>
      </w:r>
    </w:p>
    <w:p w14:paraId="136B49EE" w14:textId="4C3810F2" w:rsidR="0042349A" w:rsidRPr="0042349A" w:rsidRDefault="0042349A" w:rsidP="00362AF0">
      <w:pPr>
        <w:pStyle w:val="BulletA2"/>
        <w:numPr>
          <w:ilvl w:val="2"/>
          <w:numId w:val="2"/>
        </w:numPr>
      </w:pPr>
      <w:r w:rsidRPr="0042349A">
        <w:t>Defect</w:t>
      </w:r>
      <w:r w:rsidR="00F8311F">
        <w:t xml:space="preserve"> fixes</w:t>
      </w:r>
      <w:r w:rsidRPr="0042349A">
        <w:t xml:space="preserve"> are delivered in the next scheduled release</w:t>
      </w:r>
    </w:p>
    <w:p w14:paraId="15FFE99C" w14:textId="77777777" w:rsidR="0042349A" w:rsidRPr="0042349A" w:rsidRDefault="0042349A" w:rsidP="0042349A">
      <w:pPr>
        <w:pStyle w:val="BodyText"/>
      </w:pPr>
      <w:r w:rsidRPr="0042349A">
        <w:t>Wind River recommends that customers use the latest RPM release to insure compatibility with defect fixes.</w:t>
      </w:r>
    </w:p>
    <w:p w14:paraId="5CBAEE97" w14:textId="276C85FE" w:rsidR="005A76DC" w:rsidRPr="00F8311F" w:rsidRDefault="00E367D3" w:rsidP="00F8311F">
      <w:pPr>
        <w:pStyle w:val="BodyText"/>
        <w:rPr>
          <w:rFonts w:hAnsi="Times New Roman" w:cs="Times New Roman"/>
        </w:rPr>
      </w:pPr>
      <w:r>
        <w:t>For</w:t>
      </w:r>
      <w:r>
        <w:rPr>
          <w:spacing w:val="-5"/>
        </w:rPr>
        <w:t xml:space="preserve"> </w:t>
      </w:r>
      <w:r>
        <w:t>more</w:t>
      </w:r>
      <w:r>
        <w:rPr>
          <w:spacing w:val="-7"/>
        </w:rPr>
        <w:t xml:space="preserve"> </w:t>
      </w:r>
      <w:r>
        <w:t>information</w:t>
      </w:r>
      <w:r>
        <w:rPr>
          <w:spacing w:val="-2"/>
        </w:rPr>
        <w:t xml:space="preserve"> </w:t>
      </w:r>
      <w:r>
        <w:t>on</w:t>
      </w:r>
      <w:r>
        <w:rPr>
          <w:spacing w:val="-3"/>
        </w:rPr>
        <w:t xml:space="preserve"> </w:t>
      </w:r>
      <w:r>
        <w:t>the</w:t>
      </w:r>
      <w:r>
        <w:rPr>
          <w:spacing w:val="-5"/>
        </w:rPr>
        <w:t xml:space="preserve"> </w:t>
      </w:r>
      <w:r>
        <w:t>Wind</w:t>
      </w:r>
      <w:r>
        <w:rPr>
          <w:spacing w:val="-4"/>
        </w:rPr>
        <w:t xml:space="preserve"> </w:t>
      </w:r>
      <w:r>
        <w:t>River</w:t>
      </w:r>
      <w:r>
        <w:rPr>
          <w:spacing w:val="-6"/>
        </w:rPr>
        <w:t xml:space="preserve"> </w:t>
      </w:r>
      <w:r>
        <w:t>defect</w:t>
      </w:r>
      <w:r>
        <w:rPr>
          <w:spacing w:val="-5"/>
        </w:rPr>
        <w:t xml:space="preserve"> </w:t>
      </w:r>
      <w:r>
        <w:t>process,</w:t>
      </w:r>
      <w:r>
        <w:rPr>
          <w:spacing w:val="-5"/>
        </w:rPr>
        <w:t xml:space="preserve"> </w:t>
      </w:r>
      <w:r>
        <w:t>see</w:t>
      </w:r>
      <w:r>
        <w:rPr>
          <w:spacing w:val="-6"/>
        </w:rPr>
        <w:t xml:space="preserve"> </w:t>
      </w:r>
      <w:r>
        <w:rPr>
          <w:spacing w:val="1"/>
        </w:rPr>
        <w:t>the</w:t>
      </w:r>
      <w:r>
        <w:rPr>
          <w:spacing w:val="2"/>
        </w:rPr>
        <w:t xml:space="preserve"> </w:t>
      </w:r>
      <w:r>
        <w:rPr>
          <w:i/>
        </w:rPr>
        <w:t>Wind</w:t>
      </w:r>
      <w:r>
        <w:rPr>
          <w:i/>
          <w:spacing w:val="-4"/>
        </w:rPr>
        <w:t xml:space="preserve"> </w:t>
      </w:r>
      <w:r>
        <w:rPr>
          <w:i/>
        </w:rPr>
        <w:t>River</w:t>
      </w:r>
      <w:r>
        <w:rPr>
          <w:i/>
          <w:spacing w:val="-5"/>
        </w:rPr>
        <w:t xml:space="preserve"> </w:t>
      </w:r>
      <w:r>
        <w:rPr>
          <w:i/>
        </w:rPr>
        <w:t>VxWorks</w:t>
      </w:r>
      <w:r>
        <w:rPr>
          <w:i/>
          <w:spacing w:val="57"/>
          <w:w w:val="99"/>
        </w:rPr>
        <w:t xml:space="preserve"> </w:t>
      </w:r>
      <w:r>
        <w:rPr>
          <w:i/>
        </w:rPr>
        <w:t>Defect</w:t>
      </w:r>
      <w:r>
        <w:rPr>
          <w:i/>
          <w:spacing w:val="-10"/>
        </w:rPr>
        <w:t xml:space="preserve"> </w:t>
      </w:r>
      <w:r>
        <w:rPr>
          <w:i/>
        </w:rPr>
        <w:t>Process</w:t>
      </w:r>
      <w:r>
        <w:rPr>
          <w:i/>
          <w:spacing w:val="-11"/>
        </w:rPr>
        <w:t xml:space="preserve"> </w:t>
      </w:r>
      <w:r>
        <w:rPr>
          <w:i/>
        </w:rPr>
        <w:t>Overview</w:t>
      </w:r>
      <w:r>
        <w:t>.</w:t>
      </w:r>
      <w:bookmarkStart w:id="78" w:name="_bookmark57"/>
      <w:bookmarkEnd w:id="78"/>
    </w:p>
    <w:p w14:paraId="733FD87A" w14:textId="77777777" w:rsidR="00AC69AE" w:rsidRDefault="00AC69AE">
      <w:pPr>
        <w:rPr>
          <w:rFonts w:ascii="Times New Roman" w:eastAsia="Times New Roman" w:hAnsi="Times New Roman" w:cs="Times New Roman"/>
          <w:sz w:val="20"/>
          <w:szCs w:val="20"/>
        </w:rPr>
      </w:pPr>
    </w:p>
    <w:p w14:paraId="390A81C1" w14:textId="77777777" w:rsidR="00D4074D" w:rsidRDefault="00AC69AE" w:rsidP="00AC69AE">
      <w:pPr>
        <w:pStyle w:val="HeadingA3"/>
      </w:pPr>
      <w:bookmarkStart w:id="79" w:name="_Toc40266490"/>
      <w:r>
        <w:t xml:space="preserve">Security </w:t>
      </w:r>
      <w:r w:rsidR="00D4074D">
        <w:t>Vulnerability Response</w:t>
      </w:r>
      <w:bookmarkEnd w:id="79"/>
    </w:p>
    <w:p w14:paraId="3635FCC8" w14:textId="59984279" w:rsidR="00D4074D" w:rsidRDefault="00D4074D" w:rsidP="00D4074D">
      <w:pPr>
        <w:pStyle w:val="BodyText"/>
      </w:pPr>
      <w:r>
        <w:t xml:space="preserve">Wind River has a Security Vulnerability Response Team (SVRT), composed of Managers, Security experts, and development engineers, set up to respond to security vulnerabilities identified in the VxWorks products. Any vulnerabilities identified will be communicated to the SVRT. The team will then follow a process, documented below, to review, address, and respond to the vulnerabilities. Below is the general workflow </w:t>
      </w:r>
      <w:bookmarkStart w:id="80" w:name="_GoBack"/>
      <w:r>
        <w:t>that is followed by the SVRT</w:t>
      </w:r>
      <w:r w:rsidR="001E1F75">
        <w:t>.</w:t>
      </w:r>
    </w:p>
    <w:bookmarkEnd w:id="80"/>
    <w:p w14:paraId="134A5A79" w14:textId="727D0816" w:rsidR="00D4074D" w:rsidRDefault="00D4074D" w:rsidP="00D4074D">
      <w:pPr>
        <w:pStyle w:val="BodyText"/>
      </w:pPr>
    </w:p>
    <w:p w14:paraId="37C48A61" w14:textId="7CA4CD16" w:rsidR="00D4074D" w:rsidRPr="00065839" w:rsidRDefault="001E1F75" w:rsidP="00D4074D">
      <w:pPr>
        <w:pStyle w:val="BodyText"/>
        <w:rPr>
          <w:b/>
          <w:bCs/>
        </w:rPr>
      </w:pPr>
      <w:r w:rsidRPr="00065839">
        <w:rPr>
          <w:b/>
          <w:bCs/>
        </w:rPr>
        <w:t>SVRT Workflow</w:t>
      </w:r>
    </w:p>
    <w:p w14:paraId="42CAB102" w14:textId="5378DB8B" w:rsidR="00D4074D" w:rsidRDefault="00D4074D" w:rsidP="00D4074D">
      <w:pPr>
        <w:pStyle w:val="BodyText"/>
      </w:pPr>
    </w:p>
    <w:p w14:paraId="223F192F" w14:textId="3F3378F9" w:rsidR="00F20703" w:rsidRDefault="00065839" w:rsidP="00D4074D">
      <w:pPr>
        <w:pStyle w:val="BodyText"/>
      </w:pPr>
      <w:ins w:id="81" w:author="Kong, Kitty" w:date="2020-05-14T18:26:00Z">
        <w:r>
          <w:rPr>
            <w:noProof/>
          </w:rPr>
          <w:drawing>
            <wp:inline distT="0" distB="0" distL="0" distR="0" wp14:anchorId="312F22CD" wp14:editId="049EE5BF">
              <wp:extent cx="5570220" cy="22310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7891" cy="2238102"/>
                      </a:xfrm>
                      <a:prstGeom prst="rect">
                        <a:avLst/>
                      </a:prstGeom>
                      <a:noFill/>
                    </pic:spPr>
                  </pic:pic>
                </a:graphicData>
              </a:graphic>
            </wp:inline>
          </w:drawing>
        </w:r>
      </w:ins>
      <w:r w:rsidR="00F20703">
        <w:br w:type="page"/>
      </w:r>
    </w:p>
    <w:p w14:paraId="47A1173F" w14:textId="77777777" w:rsidR="00AC69AE" w:rsidRDefault="00AC69AE">
      <w:pPr>
        <w:rPr>
          <w:rFonts w:ascii="Times New Roman" w:eastAsia="Times New Roman" w:hAnsi="Times New Roman" w:cs="Times New Roman"/>
          <w:sz w:val="20"/>
          <w:szCs w:val="20"/>
        </w:rPr>
      </w:pPr>
    </w:p>
    <w:p w14:paraId="7419EC57" w14:textId="77777777" w:rsidR="005A76DC" w:rsidRDefault="00E367D3" w:rsidP="008372A4">
      <w:pPr>
        <w:pStyle w:val="HeadingA1"/>
        <w:rPr>
          <w:rFonts w:cs="Arial"/>
          <w:szCs w:val="52"/>
        </w:rPr>
      </w:pPr>
      <w:bookmarkStart w:id="82" w:name="_bookmark58"/>
      <w:bookmarkStart w:id="83" w:name="_Toc40266491"/>
      <w:bookmarkEnd w:id="82"/>
      <w:r>
        <w:lastRenderedPageBreak/>
        <w:t>Other</w:t>
      </w:r>
      <w:r>
        <w:rPr>
          <w:spacing w:val="-20"/>
        </w:rPr>
        <w:t xml:space="preserve"> </w:t>
      </w:r>
      <w:r>
        <w:t>Activities</w:t>
      </w:r>
      <w:bookmarkEnd w:id="83"/>
    </w:p>
    <w:p w14:paraId="218CA930" w14:textId="77777777" w:rsidR="005A76DC" w:rsidRDefault="005A76DC">
      <w:pPr>
        <w:rPr>
          <w:rFonts w:ascii="Arial" w:eastAsia="Arial" w:hAnsi="Arial" w:cs="Arial"/>
          <w:i/>
          <w:sz w:val="52"/>
          <w:szCs w:val="52"/>
        </w:rPr>
      </w:pPr>
    </w:p>
    <w:p w14:paraId="2C43595A" w14:textId="1B5A50E2" w:rsidR="005A76DC" w:rsidRDefault="00E367D3" w:rsidP="008372A4">
      <w:pPr>
        <w:pStyle w:val="HeadingA2"/>
        <w:rPr>
          <w:rFonts w:cs="Arial"/>
          <w:szCs w:val="28"/>
        </w:rPr>
      </w:pPr>
      <w:bookmarkStart w:id="84" w:name="_bookmark59"/>
      <w:bookmarkStart w:id="85" w:name="_Toc40266492"/>
      <w:bookmarkEnd w:id="84"/>
      <w:r>
        <w:t>Legacy</w:t>
      </w:r>
      <w:r>
        <w:rPr>
          <w:spacing w:val="-9"/>
        </w:rPr>
        <w:t xml:space="preserve"> </w:t>
      </w:r>
      <w:r>
        <w:t>and</w:t>
      </w:r>
      <w:r>
        <w:rPr>
          <w:spacing w:val="1"/>
        </w:rPr>
        <w:t xml:space="preserve"> </w:t>
      </w:r>
      <w:r w:rsidR="00602C82">
        <w:t>Third</w:t>
      </w:r>
      <w:r w:rsidR="00602C82">
        <w:rPr>
          <w:spacing w:val="-2"/>
        </w:rPr>
        <w:t>-Party</w:t>
      </w:r>
      <w:r>
        <w:rPr>
          <w:spacing w:val="-9"/>
        </w:rPr>
        <w:t xml:space="preserve"> </w:t>
      </w:r>
      <w:r>
        <w:t>Code</w:t>
      </w:r>
      <w:bookmarkEnd w:id="85"/>
    </w:p>
    <w:p w14:paraId="0EBBD794" w14:textId="7D784A88" w:rsidR="00602C82" w:rsidRPr="00602C82" w:rsidRDefault="00602C82" w:rsidP="00602C82">
      <w:pPr>
        <w:pStyle w:val="BodyText"/>
      </w:pPr>
      <w:r w:rsidRPr="00602C82">
        <w:t>The development process described here applies to code developed by Wind River as part of the current VxWorks releases. Legacy code developed prior to that release or code developed by third parties may have been developed with different processes. Wind River has, over the course of its history, acquired intellectual property from several companies.</w:t>
      </w:r>
    </w:p>
    <w:p w14:paraId="508306F1" w14:textId="49B66EFC" w:rsidR="005A76DC" w:rsidRDefault="00602C82" w:rsidP="00602C82">
      <w:pPr>
        <w:pStyle w:val="BodyText"/>
        <w:rPr>
          <w:rFonts w:ascii="Times New Roman" w:hAnsi="Times New Roman" w:cs="Times New Roman"/>
        </w:rPr>
      </w:pPr>
      <w:r w:rsidRPr="00602C82">
        <w:t>The Intellectual Property policy described below address the incorporation of third-party code into VxWorks. Wind River does not specifically identify the original source of code incorporated into VxWorks however, a part of the IP policy includes satisfying all license distribution requirements prior to releasing the respective products that include it. The process for integrating code is dependent on the source of that code and is handled on a case by case basis. Code that is integrated as part of VxWorks does go through the normal testing process including test cases designed to test third</w:t>
      </w:r>
      <w:r>
        <w:t>-</w:t>
      </w:r>
      <w:r w:rsidRPr="00602C82">
        <w:t>party and legacy code (including software of unknown provenance). Enhancements to that code made by VxWorks engineering are expected to follow the current processes.</w:t>
      </w:r>
    </w:p>
    <w:p w14:paraId="4DAE1AC0" w14:textId="77777777" w:rsidR="005A76DC" w:rsidRDefault="005A76DC">
      <w:pPr>
        <w:spacing w:before="10"/>
        <w:rPr>
          <w:rFonts w:ascii="Times New Roman" w:eastAsia="Times New Roman" w:hAnsi="Times New Roman" w:cs="Times New Roman"/>
          <w:sz w:val="20"/>
          <w:szCs w:val="20"/>
        </w:rPr>
      </w:pPr>
    </w:p>
    <w:p w14:paraId="2B45115E" w14:textId="77777777" w:rsidR="005A76DC" w:rsidRDefault="00E367D3" w:rsidP="008372A4">
      <w:pPr>
        <w:pStyle w:val="HeadingA3"/>
        <w:rPr>
          <w:rFonts w:eastAsia="Arial" w:cs="Arial"/>
        </w:rPr>
      </w:pPr>
      <w:bookmarkStart w:id="86" w:name="_bookmark60"/>
      <w:bookmarkStart w:id="87" w:name="_Toc40266493"/>
      <w:bookmarkEnd w:id="86"/>
      <w:r>
        <w:t>Intellectual Property</w:t>
      </w:r>
      <w:r>
        <w:rPr>
          <w:spacing w:val="-3"/>
        </w:rPr>
        <w:t xml:space="preserve"> </w:t>
      </w:r>
      <w:r>
        <w:t>Policy</w:t>
      </w:r>
      <w:bookmarkEnd w:id="87"/>
    </w:p>
    <w:p w14:paraId="06B76A42" w14:textId="77777777" w:rsidR="00602C82" w:rsidRPr="00602C82" w:rsidRDefault="00602C82" w:rsidP="00602C82">
      <w:pPr>
        <w:pStyle w:val="BodyText"/>
      </w:pPr>
      <w:r w:rsidRPr="00602C82">
        <w:t>Wind River has a strong IP policy implemented and enforced by a dedicated intellectual property group. The group facilitates the creation and protection of IP in Wind River products and mitigates risk for Wind River and its customers by managing a disciplined, efficient IP assurance program within the software development life cycle (SDLC).</w:t>
      </w:r>
    </w:p>
    <w:p w14:paraId="45741ABA" w14:textId="77777777" w:rsidR="00602C82" w:rsidRPr="00602C82" w:rsidRDefault="00602C82" w:rsidP="00602C82">
      <w:pPr>
        <w:pStyle w:val="BodyText"/>
      </w:pPr>
      <w:r w:rsidRPr="00602C82">
        <w:t>Each product line has a tailored IP policy to address its specific business requirements. For example, VxWorks does not permit the use of copyleft licensed open source software in the runtime. Highlights of the policy include:</w:t>
      </w:r>
    </w:p>
    <w:p w14:paraId="1232269E" w14:textId="77777777" w:rsidR="00602C82" w:rsidRDefault="00602C82" w:rsidP="00362AF0">
      <w:pPr>
        <w:pStyle w:val="BulletA2"/>
        <w:numPr>
          <w:ilvl w:val="2"/>
          <w:numId w:val="2"/>
        </w:numPr>
      </w:pPr>
      <w:r>
        <w:rPr>
          <w:spacing w:val="-1"/>
        </w:rPr>
        <w:t>All</w:t>
      </w:r>
      <w:r>
        <w:rPr>
          <w:spacing w:val="-2"/>
        </w:rPr>
        <w:t xml:space="preserve"> </w:t>
      </w:r>
      <w:r>
        <w:t>engineering</w:t>
      </w:r>
      <w:r>
        <w:rPr>
          <w:spacing w:val="-5"/>
        </w:rPr>
        <w:t xml:space="preserve"> </w:t>
      </w:r>
      <w:r>
        <w:t>staff</w:t>
      </w:r>
      <w:r>
        <w:rPr>
          <w:spacing w:val="-6"/>
        </w:rPr>
        <w:t xml:space="preserve"> </w:t>
      </w:r>
      <w:r>
        <w:t>and</w:t>
      </w:r>
      <w:r>
        <w:rPr>
          <w:spacing w:val="-3"/>
        </w:rPr>
        <w:t xml:space="preserve"> </w:t>
      </w:r>
      <w:r>
        <w:t>PMs</w:t>
      </w:r>
      <w:r>
        <w:rPr>
          <w:spacing w:val="-3"/>
        </w:rPr>
        <w:t xml:space="preserve"> </w:t>
      </w:r>
      <w:r>
        <w:t>are</w:t>
      </w:r>
      <w:r>
        <w:rPr>
          <w:spacing w:val="-6"/>
        </w:rPr>
        <w:t xml:space="preserve"> </w:t>
      </w:r>
      <w:r>
        <w:rPr>
          <w:spacing w:val="-1"/>
        </w:rPr>
        <w:t>required</w:t>
      </w:r>
      <w:r>
        <w:rPr>
          <w:spacing w:val="-2"/>
        </w:rPr>
        <w:t xml:space="preserve"> </w:t>
      </w:r>
      <w:r>
        <w:rPr>
          <w:spacing w:val="1"/>
        </w:rPr>
        <w:t>to</w:t>
      </w:r>
      <w:r>
        <w:rPr>
          <w:spacing w:val="-5"/>
        </w:rPr>
        <w:t xml:space="preserve"> </w:t>
      </w:r>
      <w:r>
        <w:t>attend</w:t>
      </w:r>
      <w:r>
        <w:rPr>
          <w:spacing w:val="-3"/>
        </w:rPr>
        <w:t xml:space="preserve"> </w:t>
      </w:r>
      <w:r>
        <w:t xml:space="preserve">an </w:t>
      </w:r>
      <w:r>
        <w:rPr>
          <w:spacing w:val="-2"/>
        </w:rPr>
        <w:t>IP</w:t>
      </w:r>
      <w:r>
        <w:rPr>
          <w:spacing w:val="-5"/>
        </w:rPr>
        <w:t xml:space="preserve"> </w:t>
      </w:r>
      <w:r>
        <w:t>class</w:t>
      </w:r>
      <w:r>
        <w:rPr>
          <w:spacing w:val="-3"/>
        </w:rPr>
        <w:t xml:space="preserve"> </w:t>
      </w:r>
      <w:r>
        <w:rPr>
          <w:spacing w:val="-1"/>
        </w:rPr>
        <w:t>within</w:t>
      </w:r>
      <w:r>
        <w:rPr>
          <w:spacing w:val="-3"/>
        </w:rPr>
        <w:t xml:space="preserve"> </w:t>
      </w:r>
      <w:r>
        <w:t>the</w:t>
      </w:r>
      <w:r>
        <w:rPr>
          <w:spacing w:val="-6"/>
        </w:rPr>
        <w:t xml:space="preserve"> </w:t>
      </w:r>
      <w:r>
        <w:t>past</w:t>
      </w:r>
      <w:r>
        <w:rPr>
          <w:spacing w:val="-4"/>
        </w:rPr>
        <w:t xml:space="preserve"> </w:t>
      </w:r>
      <w:r>
        <w:t>24</w:t>
      </w:r>
      <w:r>
        <w:rPr>
          <w:spacing w:val="34"/>
          <w:w w:val="99"/>
        </w:rPr>
        <w:t xml:space="preserve"> </w:t>
      </w:r>
      <w:r>
        <w:rPr>
          <w:spacing w:val="-1"/>
        </w:rPr>
        <w:t>months.</w:t>
      </w:r>
    </w:p>
    <w:p w14:paraId="29003518" w14:textId="77777777" w:rsidR="00602C82" w:rsidRDefault="00602C82" w:rsidP="00362AF0">
      <w:pPr>
        <w:pStyle w:val="BulletA2"/>
        <w:numPr>
          <w:ilvl w:val="2"/>
          <w:numId w:val="2"/>
        </w:numPr>
      </w:pPr>
      <w:r>
        <w:rPr>
          <w:spacing w:val="-1"/>
        </w:rPr>
        <w:t>All</w:t>
      </w:r>
      <w:r>
        <w:rPr>
          <w:spacing w:val="-3"/>
        </w:rPr>
        <w:t xml:space="preserve"> </w:t>
      </w:r>
      <w:r>
        <w:t>source</w:t>
      </w:r>
      <w:r>
        <w:rPr>
          <w:spacing w:val="-6"/>
        </w:rPr>
        <w:t xml:space="preserve"> </w:t>
      </w:r>
      <w:r>
        <w:t>code</w:t>
      </w:r>
      <w:r>
        <w:rPr>
          <w:spacing w:val="-4"/>
        </w:rPr>
        <w:t xml:space="preserve"> </w:t>
      </w:r>
      <w:r>
        <w:rPr>
          <w:spacing w:val="-1"/>
        </w:rPr>
        <w:t>files</w:t>
      </w:r>
      <w:r>
        <w:rPr>
          <w:spacing w:val="-5"/>
        </w:rPr>
        <w:t xml:space="preserve"> </w:t>
      </w:r>
      <w:r>
        <w:t>created</w:t>
      </w:r>
      <w:r>
        <w:rPr>
          <w:spacing w:val="-3"/>
        </w:rPr>
        <w:t xml:space="preserve"> </w:t>
      </w:r>
      <w:r>
        <w:t>or</w:t>
      </w:r>
      <w:r>
        <w:rPr>
          <w:spacing w:val="-6"/>
        </w:rPr>
        <w:t xml:space="preserve"> </w:t>
      </w:r>
      <w:r>
        <w:rPr>
          <w:spacing w:val="-1"/>
        </w:rPr>
        <w:t>modified</w:t>
      </w:r>
      <w:r>
        <w:rPr>
          <w:spacing w:val="-4"/>
        </w:rPr>
        <w:t xml:space="preserve"> </w:t>
      </w:r>
      <w:r>
        <w:rPr>
          <w:spacing w:val="1"/>
        </w:rPr>
        <w:t>by</w:t>
      </w:r>
      <w:r>
        <w:rPr>
          <w:spacing w:val="-5"/>
        </w:rPr>
        <w:t xml:space="preserve"> </w:t>
      </w:r>
      <w:r>
        <w:rPr>
          <w:spacing w:val="-1"/>
        </w:rPr>
        <w:t>Wind</w:t>
      </w:r>
      <w:r>
        <w:rPr>
          <w:spacing w:val="-3"/>
        </w:rPr>
        <w:t xml:space="preserve"> </w:t>
      </w:r>
      <w:r>
        <w:rPr>
          <w:spacing w:val="1"/>
        </w:rPr>
        <w:t>River</w:t>
      </w:r>
      <w:r>
        <w:rPr>
          <w:spacing w:val="-5"/>
        </w:rPr>
        <w:t xml:space="preserve"> </w:t>
      </w:r>
      <w:r>
        <w:t>must</w:t>
      </w:r>
      <w:r>
        <w:rPr>
          <w:spacing w:val="-5"/>
        </w:rPr>
        <w:t xml:space="preserve"> </w:t>
      </w:r>
      <w:r>
        <w:t>adhere</w:t>
      </w:r>
      <w:r>
        <w:rPr>
          <w:spacing w:val="-6"/>
        </w:rPr>
        <w:t xml:space="preserve"> </w:t>
      </w:r>
      <w:r>
        <w:rPr>
          <w:spacing w:val="1"/>
        </w:rPr>
        <w:t>to</w:t>
      </w:r>
      <w:r>
        <w:rPr>
          <w:spacing w:val="-5"/>
        </w:rPr>
        <w:t xml:space="preserve"> </w:t>
      </w:r>
      <w:r>
        <w:rPr>
          <w:spacing w:val="1"/>
        </w:rPr>
        <w:t>the</w:t>
      </w:r>
      <w:r>
        <w:rPr>
          <w:spacing w:val="32"/>
          <w:w w:val="99"/>
        </w:rPr>
        <w:t xml:space="preserve"> </w:t>
      </w:r>
      <w:r>
        <w:rPr>
          <w:spacing w:val="-1"/>
        </w:rPr>
        <w:t>engineering</w:t>
      </w:r>
      <w:r>
        <w:rPr>
          <w:spacing w:val="-11"/>
        </w:rPr>
        <w:t xml:space="preserve"> </w:t>
      </w:r>
      <w:r>
        <w:t>copyright</w:t>
      </w:r>
      <w:r>
        <w:rPr>
          <w:spacing w:val="-10"/>
        </w:rPr>
        <w:t xml:space="preserve"> </w:t>
      </w:r>
      <w:r>
        <w:t>notice</w:t>
      </w:r>
      <w:r>
        <w:rPr>
          <w:spacing w:val="-11"/>
        </w:rPr>
        <w:t xml:space="preserve"> </w:t>
      </w:r>
      <w:r>
        <w:t>policy.</w:t>
      </w:r>
    </w:p>
    <w:p w14:paraId="0801AE51" w14:textId="77777777" w:rsidR="00602C82" w:rsidRDefault="00602C82" w:rsidP="00362AF0">
      <w:pPr>
        <w:pStyle w:val="BulletA2"/>
        <w:numPr>
          <w:ilvl w:val="2"/>
          <w:numId w:val="2"/>
        </w:numPr>
      </w:pPr>
      <w:r>
        <w:t>Each</w:t>
      </w:r>
      <w:r>
        <w:rPr>
          <w:spacing w:val="-4"/>
        </w:rPr>
        <w:t xml:space="preserve"> </w:t>
      </w:r>
      <w:r>
        <w:t>product</w:t>
      </w:r>
      <w:r>
        <w:rPr>
          <w:spacing w:val="-5"/>
        </w:rPr>
        <w:t xml:space="preserve"> </w:t>
      </w:r>
      <w:r>
        <w:t>line</w:t>
      </w:r>
      <w:r>
        <w:rPr>
          <w:spacing w:val="-7"/>
        </w:rPr>
        <w:t xml:space="preserve"> </w:t>
      </w:r>
      <w:r>
        <w:t>has</w:t>
      </w:r>
      <w:r>
        <w:rPr>
          <w:spacing w:val="-6"/>
        </w:rPr>
        <w:t xml:space="preserve"> </w:t>
      </w:r>
      <w:r>
        <w:t>a</w:t>
      </w:r>
      <w:r>
        <w:rPr>
          <w:spacing w:val="-4"/>
        </w:rPr>
        <w:t xml:space="preserve"> </w:t>
      </w:r>
      <w:r>
        <w:t>designated</w:t>
      </w:r>
      <w:r>
        <w:rPr>
          <w:spacing w:val="-3"/>
        </w:rPr>
        <w:t xml:space="preserve"> </w:t>
      </w:r>
      <w:r>
        <w:t>list</w:t>
      </w:r>
      <w:r>
        <w:rPr>
          <w:spacing w:val="-5"/>
        </w:rPr>
        <w:t xml:space="preserve"> </w:t>
      </w:r>
      <w:r>
        <w:t>of</w:t>
      </w:r>
      <w:r>
        <w:rPr>
          <w:spacing w:val="-7"/>
        </w:rPr>
        <w:t xml:space="preserve"> </w:t>
      </w:r>
      <w:r>
        <w:t>acceptable</w:t>
      </w:r>
      <w:r>
        <w:rPr>
          <w:spacing w:val="-7"/>
        </w:rPr>
        <w:t xml:space="preserve"> </w:t>
      </w:r>
      <w:r>
        <w:t>and</w:t>
      </w:r>
      <w:r>
        <w:rPr>
          <w:spacing w:val="-4"/>
        </w:rPr>
        <w:t xml:space="preserve"> </w:t>
      </w:r>
      <w:r>
        <w:t>prohibited</w:t>
      </w:r>
      <w:r>
        <w:rPr>
          <w:spacing w:val="-4"/>
        </w:rPr>
        <w:t xml:space="preserve"> </w:t>
      </w:r>
      <w:r>
        <w:t>open</w:t>
      </w:r>
      <w:r>
        <w:rPr>
          <w:spacing w:val="-3"/>
        </w:rPr>
        <w:t xml:space="preserve"> </w:t>
      </w:r>
      <w:r>
        <w:t>source</w:t>
      </w:r>
      <w:r>
        <w:rPr>
          <w:spacing w:val="66"/>
          <w:w w:val="99"/>
        </w:rPr>
        <w:t xml:space="preserve"> </w:t>
      </w:r>
      <w:r>
        <w:t>licenses.</w:t>
      </w:r>
    </w:p>
    <w:p w14:paraId="43890FAD" w14:textId="77777777" w:rsidR="00602C82" w:rsidRDefault="00602C82" w:rsidP="00362AF0">
      <w:pPr>
        <w:pStyle w:val="BulletA2"/>
        <w:numPr>
          <w:ilvl w:val="2"/>
          <w:numId w:val="2"/>
        </w:numPr>
      </w:pPr>
      <w:r>
        <w:rPr>
          <w:spacing w:val="-1"/>
        </w:rPr>
        <w:t>Engineering</w:t>
      </w:r>
      <w:r>
        <w:rPr>
          <w:spacing w:val="-5"/>
        </w:rPr>
        <w:t xml:space="preserve"> </w:t>
      </w:r>
      <w:r>
        <w:rPr>
          <w:spacing w:val="-1"/>
        </w:rPr>
        <w:t>staff</w:t>
      </w:r>
      <w:r>
        <w:rPr>
          <w:spacing w:val="-8"/>
        </w:rPr>
        <w:t xml:space="preserve"> </w:t>
      </w:r>
      <w:r>
        <w:t>are</w:t>
      </w:r>
      <w:r>
        <w:rPr>
          <w:spacing w:val="-6"/>
        </w:rPr>
        <w:t xml:space="preserve"> </w:t>
      </w:r>
      <w:r>
        <w:rPr>
          <w:spacing w:val="-1"/>
        </w:rPr>
        <w:t>encouraged</w:t>
      </w:r>
      <w:r>
        <w:rPr>
          <w:spacing w:val="-5"/>
        </w:rPr>
        <w:t xml:space="preserve"> </w:t>
      </w:r>
      <w:r>
        <w:t>to</w:t>
      </w:r>
      <w:r>
        <w:rPr>
          <w:spacing w:val="-7"/>
        </w:rPr>
        <w:t xml:space="preserve"> </w:t>
      </w:r>
      <w:r>
        <w:t>submit</w:t>
      </w:r>
      <w:r>
        <w:rPr>
          <w:spacing w:val="-7"/>
        </w:rPr>
        <w:t xml:space="preserve"> </w:t>
      </w:r>
      <w:r>
        <w:t>product</w:t>
      </w:r>
      <w:r>
        <w:rPr>
          <w:spacing w:val="-5"/>
        </w:rPr>
        <w:t xml:space="preserve"> </w:t>
      </w:r>
      <w:r>
        <w:rPr>
          <w:spacing w:val="-1"/>
        </w:rPr>
        <w:t>or</w:t>
      </w:r>
      <w:r>
        <w:rPr>
          <w:spacing w:val="-8"/>
        </w:rPr>
        <w:t xml:space="preserve"> </w:t>
      </w:r>
      <w:r>
        <w:t>company</w:t>
      </w:r>
      <w:r>
        <w:rPr>
          <w:spacing w:val="-7"/>
        </w:rPr>
        <w:t xml:space="preserve"> </w:t>
      </w:r>
      <w:r>
        <w:rPr>
          <w:spacing w:val="-1"/>
        </w:rPr>
        <w:t>related</w:t>
      </w:r>
      <w:r>
        <w:rPr>
          <w:spacing w:val="-4"/>
        </w:rPr>
        <w:t xml:space="preserve"> </w:t>
      </w:r>
      <w:r>
        <w:t>novel</w:t>
      </w:r>
      <w:r>
        <w:rPr>
          <w:spacing w:val="68"/>
          <w:w w:val="99"/>
        </w:rPr>
        <w:t xml:space="preserve"> </w:t>
      </w:r>
      <w:r>
        <w:rPr>
          <w:spacing w:val="-1"/>
        </w:rPr>
        <w:t>inventions</w:t>
      </w:r>
      <w:r>
        <w:rPr>
          <w:spacing w:val="-8"/>
        </w:rPr>
        <w:t xml:space="preserve"> </w:t>
      </w:r>
      <w:r>
        <w:rPr>
          <w:spacing w:val="-1"/>
        </w:rPr>
        <w:t>for</w:t>
      </w:r>
      <w:r>
        <w:rPr>
          <w:spacing w:val="-10"/>
        </w:rPr>
        <w:t xml:space="preserve"> </w:t>
      </w:r>
      <w:r>
        <w:t>patent</w:t>
      </w:r>
      <w:r>
        <w:rPr>
          <w:spacing w:val="-10"/>
        </w:rPr>
        <w:t xml:space="preserve"> </w:t>
      </w:r>
      <w:r>
        <w:t>consideration.</w:t>
      </w:r>
    </w:p>
    <w:p w14:paraId="7C2B26CD" w14:textId="7E5C3DB0" w:rsidR="00602C82" w:rsidRDefault="00602C82" w:rsidP="00362AF0">
      <w:pPr>
        <w:pStyle w:val="BulletA2"/>
        <w:numPr>
          <w:ilvl w:val="2"/>
          <w:numId w:val="2"/>
        </w:numPr>
      </w:pPr>
      <w:r>
        <w:t>Use</w:t>
      </w:r>
      <w:r>
        <w:rPr>
          <w:spacing w:val="-7"/>
        </w:rPr>
        <w:t xml:space="preserve"> </w:t>
      </w:r>
      <w:r>
        <w:t>of</w:t>
      </w:r>
      <w:r>
        <w:rPr>
          <w:spacing w:val="-5"/>
        </w:rPr>
        <w:t xml:space="preserve"> </w:t>
      </w:r>
      <w:r>
        <w:rPr>
          <w:spacing w:val="-1"/>
        </w:rPr>
        <w:t>third</w:t>
      </w:r>
      <w:r>
        <w:rPr>
          <w:spacing w:val="-4"/>
        </w:rPr>
        <w:t>-party</w:t>
      </w:r>
      <w:r>
        <w:rPr>
          <w:spacing w:val="-8"/>
        </w:rPr>
        <w:t xml:space="preserve"> </w:t>
      </w:r>
      <w:r>
        <w:t>software</w:t>
      </w:r>
      <w:r>
        <w:rPr>
          <w:spacing w:val="-5"/>
        </w:rPr>
        <w:t xml:space="preserve"> </w:t>
      </w:r>
      <w:r>
        <w:rPr>
          <w:spacing w:val="-1"/>
        </w:rPr>
        <w:t>(proprietary</w:t>
      </w:r>
      <w:r>
        <w:rPr>
          <w:spacing w:val="-5"/>
        </w:rPr>
        <w:t xml:space="preserve"> </w:t>
      </w:r>
      <w:r>
        <w:t>and</w:t>
      </w:r>
      <w:r>
        <w:rPr>
          <w:spacing w:val="-4"/>
        </w:rPr>
        <w:t xml:space="preserve"> </w:t>
      </w:r>
      <w:r>
        <w:rPr>
          <w:spacing w:val="-1"/>
        </w:rPr>
        <w:t>open</w:t>
      </w:r>
      <w:r>
        <w:rPr>
          <w:spacing w:val="-4"/>
        </w:rPr>
        <w:t xml:space="preserve"> </w:t>
      </w:r>
      <w:r>
        <w:t>source)</w:t>
      </w:r>
      <w:r>
        <w:rPr>
          <w:spacing w:val="-1"/>
        </w:rPr>
        <w:t xml:space="preserve"> </w:t>
      </w:r>
      <w:r>
        <w:t>is</w:t>
      </w:r>
      <w:r>
        <w:rPr>
          <w:spacing w:val="-4"/>
        </w:rPr>
        <w:t xml:space="preserve"> </w:t>
      </w:r>
      <w:r>
        <w:t>subject</w:t>
      </w:r>
      <w:r>
        <w:rPr>
          <w:spacing w:val="-4"/>
        </w:rPr>
        <w:t xml:space="preserve"> </w:t>
      </w:r>
      <w:r>
        <w:t>to</w:t>
      </w:r>
      <w:r>
        <w:rPr>
          <w:spacing w:val="-7"/>
        </w:rPr>
        <w:t xml:space="preserve"> </w:t>
      </w:r>
      <w:r>
        <w:rPr>
          <w:spacing w:val="1"/>
        </w:rPr>
        <w:t>the</w:t>
      </w:r>
      <w:r>
        <w:rPr>
          <w:spacing w:val="-5"/>
        </w:rPr>
        <w:t xml:space="preserve"> </w:t>
      </w:r>
      <w:r>
        <w:t>following:</w:t>
      </w:r>
    </w:p>
    <w:p w14:paraId="1E7C8734" w14:textId="77777777" w:rsidR="00602C82" w:rsidRDefault="00602C82" w:rsidP="00362AF0">
      <w:pPr>
        <w:pStyle w:val="BulletA2"/>
        <w:numPr>
          <w:ilvl w:val="3"/>
          <w:numId w:val="2"/>
        </w:numPr>
      </w:pPr>
      <w:r>
        <w:t>Each</w:t>
      </w:r>
      <w:r>
        <w:rPr>
          <w:spacing w:val="-4"/>
        </w:rPr>
        <w:t xml:space="preserve"> </w:t>
      </w:r>
      <w:r>
        <w:t>use</w:t>
      </w:r>
      <w:r>
        <w:rPr>
          <w:spacing w:val="-6"/>
        </w:rPr>
        <w:t xml:space="preserve"> </w:t>
      </w:r>
      <w:r>
        <w:rPr>
          <w:spacing w:val="-1"/>
        </w:rPr>
        <w:t>must</w:t>
      </w:r>
      <w:r>
        <w:rPr>
          <w:spacing w:val="-5"/>
        </w:rPr>
        <w:t xml:space="preserve"> </w:t>
      </w:r>
      <w:r>
        <w:rPr>
          <w:spacing w:val="1"/>
        </w:rPr>
        <w:t>be</w:t>
      </w:r>
      <w:r>
        <w:rPr>
          <w:spacing w:val="-5"/>
        </w:rPr>
        <w:t xml:space="preserve"> </w:t>
      </w:r>
      <w:r>
        <w:rPr>
          <w:spacing w:val="-1"/>
        </w:rPr>
        <w:t>disclosed</w:t>
      </w:r>
      <w:r>
        <w:rPr>
          <w:spacing w:val="-4"/>
        </w:rPr>
        <w:t xml:space="preserve"> </w:t>
      </w:r>
      <w:r>
        <w:t>for</w:t>
      </w:r>
      <w:r>
        <w:rPr>
          <w:spacing w:val="-5"/>
        </w:rPr>
        <w:t xml:space="preserve"> </w:t>
      </w:r>
      <w:r>
        <w:t>a</w:t>
      </w:r>
      <w:r>
        <w:rPr>
          <w:spacing w:val="-5"/>
        </w:rPr>
        <w:t xml:space="preserve"> </w:t>
      </w:r>
      <w:r>
        <w:rPr>
          <w:spacing w:val="-1"/>
        </w:rPr>
        <w:t>given</w:t>
      </w:r>
      <w:r>
        <w:rPr>
          <w:spacing w:val="-3"/>
        </w:rPr>
        <w:t xml:space="preserve"> </w:t>
      </w:r>
      <w:r>
        <w:t>release</w:t>
      </w:r>
      <w:r>
        <w:rPr>
          <w:spacing w:val="-1"/>
        </w:rPr>
        <w:t xml:space="preserve"> </w:t>
      </w:r>
      <w:r>
        <w:t>prior</w:t>
      </w:r>
      <w:r>
        <w:rPr>
          <w:spacing w:val="-6"/>
        </w:rPr>
        <w:t xml:space="preserve"> </w:t>
      </w:r>
      <w:r>
        <w:t>to</w:t>
      </w:r>
      <w:r>
        <w:rPr>
          <w:spacing w:val="-6"/>
        </w:rPr>
        <w:t xml:space="preserve"> </w:t>
      </w:r>
      <w:r>
        <w:t>being</w:t>
      </w:r>
      <w:r>
        <w:rPr>
          <w:spacing w:val="-3"/>
        </w:rPr>
        <w:t xml:space="preserve"> </w:t>
      </w:r>
      <w:r>
        <w:rPr>
          <w:spacing w:val="-1"/>
        </w:rPr>
        <w:t>integrated</w:t>
      </w:r>
      <w:r>
        <w:rPr>
          <w:spacing w:val="-3"/>
        </w:rPr>
        <w:t xml:space="preserve"> </w:t>
      </w:r>
      <w:r>
        <w:t>into</w:t>
      </w:r>
      <w:r>
        <w:rPr>
          <w:spacing w:val="-5"/>
        </w:rPr>
        <w:t xml:space="preserve"> </w:t>
      </w:r>
      <w:r>
        <w:t>the</w:t>
      </w:r>
      <w:r>
        <w:rPr>
          <w:spacing w:val="60"/>
          <w:w w:val="99"/>
        </w:rPr>
        <w:t xml:space="preserve"> </w:t>
      </w:r>
      <w:r>
        <w:rPr>
          <w:spacing w:val="-1"/>
        </w:rPr>
        <w:t>product.</w:t>
      </w:r>
    </w:p>
    <w:p w14:paraId="2A5B8BC4" w14:textId="77777777" w:rsidR="00602C82" w:rsidRDefault="00602C82" w:rsidP="00362AF0">
      <w:pPr>
        <w:pStyle w:val="BulletA2"/>
        <w:numPr>
          <w:ilvl w:val="3"/>
          <w:numId w:val="2"/>
        </w:numPr>
      </w:pPr>
      <w:r>
        <w:t>A</w:t>
      </w:r>
      <w:r>
        <w:rPr>
          <w:spacing w:val="-5"/>
        </w:rPr>
        <w:t xml:space="preserve"> </w:t>
      </w:r>
      <w:r>
        <w:t>license</w:t>
      </w:r>
      <w:r>
        <w:rPr>
          <w:spacing w:val="-4"/>
        </w:rPr>
        <w:t xml:space="preserve"> </w:t>
      </w:r>
      <w:r>
        <w:t>must</w:t>
      </w:r>
      <w:r>
        <w:rPr>
          <w:spacing w:val="-6"/>
        </w:rPr>
        <w:t xml:space="preserve"> </w:t>
      </w:r>
      <w:r>
        <w:rPr>
          <w:spacing w:val="1"/>
        </w:rPr>
        <w:t>be</w:t>
      </w:r>
      <w:r>
        <w:rPr>
          <w:spacing w:val="-6"/>
        </w:rPr>
        <w:t xml:space="preserve"> </w:t>
      </w:r>
      <w:r>
        <w:t>identified for</w:t>
      </w:r>
      <w:r>
        <w:rPr>
          <w:spacing w:val="-4"/>
        </w:rPr>
        <w:t xml:space="preserve"> </w:t>
      </w:r>
      <w:r>
        <w:t>each</w:t>
      </w:r>
      <w:r>
        <w:rPr>
          <w:spacing w:val="-3"/>
        </w:rPr>
        <w:t xml:space="preserve"> </w:t>
      </w:r>
      <w:r>
        <w:t>software</w:t>
      </w:r>
      <w:r>
        <w:rPr>
          <w:spacing w:val="-6"/>
        </w:rPr>
        <w:t xml:space="preserve"> </w:t>
      </w:r>
      <w:r>
        <w:t>use</w:t>
      </w:r>
      <w:r>
        <w:rPr>
          <w:spacing w:val="-7"/>
        </w:rPr>
        <w:t xml:space="preserve"> </w:t>
      </w:r>
      <w:r>
        <w:t>that</w:t>
      </w:r>
      <w:r>
        <w:rPr>
          <w:spacing w:val="-4"/>
        </w:rPr>
        <w:t xml:space="preserve"> </w:t>
      </w:r>
      <w:r>
        <w:t>grants</w:t>
      </w:r>
      <w:r>
        <w:rPr>
          <w:spacing w:val="-5"/>
        </w:rPr>
        <w:t xml:space="preserve"> </w:t>
      </w:r>
      <w:r>
        <w:t>the</w:t>
      </w:r>
      <w:r>
        <w:rPr>
          <w:spacing w:val="-7"/>
        </w:rPr>
        <w:t xml:space="preserve"> </w:t>
      </w:r>
      <w:r>
        <w:t>company</w:t>
      </w:r>
      <w:r>
        <w:rPr>
          <w:spacing w:val="-8"/>
        </w:rPr>
        <w:t xml:space="preserve"> </w:t>
      </w:r>
      <w:r>
        <w:rPr>
          <w:spacing w:val="1"/>
        </w:rPr>
        <w:t>the</w:t>
      </w:r>
      <w:r>
        <w:rPr>
          <w:spacing w:val="50"/>
          <w:w w:val="99"/>
        </w:rPr>
        <w:t xml:space="preserve"> </w:t>
      </w:r>
      <w:r>
        <w:t>required</w:t>
      </w:r>
      <w:r>
        <w:rPr>
          <w:spacing w:val="-11"/>
        </w:rPr>
        <w:t xml:space="preserve"> </w:t>
      </w:r>
      <w:r>
        <w:t>rights.</w:t>
      </w:r>
    </w:p>
    <w:p w14:paraId="374C60ED" w14:textId="77777777" w:rsidR="00602C82" w:rsidRDefault="00602C82" w:rsidP="00362AF0">
      <w:pPr>
        <w:pStyle w:val="BulletA2"/>
        <w:numPr>
          <w:ilvl w:val="3"/>
          <w:numId w:val="2"/>
        </w:numPr>
      </w:pPr>
      <w:r>
        <w:rPr>
          <w:spacing w:val="-1"/>
        </w:rPr>
        <w:t>All</w:t>
      </w:r>
      <w:r>
        <w:rPr>
          <w:spacing w:val="-7"/>
        </w:rPr>
        <w:t xml:space="preserve"> </w:t>
      </w:r>
      <w:r>
        <w:t>license</w:t>
      </w:r>
      <w:r>
        <w:rPr>
          <w:spacing w:val="-7"/>
        </w:rPr>
        <w:t xml:space="preserve"> </w:t>
      </w:r>
      <w:r>
        <w:rPr>
          <w:spacing w:val="-1"/>
        </w:rPr>
        <w:t>distribution</w:t>
      </w:r>
      <w:r>
        <w:rPr>
          <w:spacing w:val="-5"/>
        </w:rPr>
        <w:t xml:space="preserve"> </w:t>
      </w:r>
      <w:r>
        <w:t>requirements</w:t>
      </w:r>
      <w:r>
        <w:rPr>
          <w:spacing w:val="-5"/>
        </w:rPr>
        <w:t xml:space="preserve"> </w:t>
      </w:r>
      <w:r>
        <w:rPr>
          <w:spacing w:val="-1"/>
        </w:rPr>
        <w:t>must</w:t>
      </w:r>
      <w:r>
        <w:rPr>
          <w:spacing w:val="-6"/>
        </w:rPr>
        <w:t xml:space="preserve"> </w:t>
      </w:r>
      <w:r>
        <w:t>be</w:t>
      </w:r>
      <w:r>
        <w:rPr>
          <w:spacing w:val="-6"/>
        </w:rPr>
        <w:t xml:space="preserve"> </w:t>
      </w:r>
      <w:r>
        <w:rPr>
          <w:spacing w:val="-1"/>
        </w:rPr>
        <w:t>satisfied</w:t>
      </w:r>
      <w:r>
        <w:rPr>
          <w:spacing w:val="-4"/>
        </w:rPr>
        <w:t xml:space="preserve"> </w:t>
      </w:r>
      <w:r>
        <w:t>prior</w:t>
      </w:r>
      <w:r>
        <w:rPr>
          <w:spacing w:val="-5"/>
        </w:rPr>
        <w:t xml:space="preserve"> </w:t>
      </w:r>
      <w:r>
        <w:t>to</w:t>
      </w:r>
      <w:r>
        <w:rPr>
          <w:spacing w:val="-7"/>
        </w:rPr>
        <w:t xml:space="preserve"> </w:t>
      </w:r>
      <w:r>
        <w:rPr>
          <w:spacing w:val="-1"/>
        </w:rPr>
        <w:t>releasing</w:t>
      </w:r>
      <w:r>
        <w:rPr>
          <w:spacing w:val="-7"/>
        </w:rPr>
        <w:t xml:space="preserve"> </w:t>
      </w:r>
      <w:r>
        <w:rPr>
          <w:spacing w:val="1"/>
        </w:rPr>
        <w:t>the</w:t>
      </w:r>
      <w:r>
        <w:rPr>
          <w:spacing w:val="68"/>
          <w:w w:val="99"/>
        </w:rPr>
        <w:t xml:space="preserve"> </w:t>
      </w:r>
      <w:r>
        <w:t>respective</w:t>
      </w:r>
      <w:r>
        <w:rPr>
          <w:spacing w:val="-9"/>
        </w:rPr>
        <w:t xml:space="preserve"> </w:t>
      </w:r>
      <w:r>
        <w:t>products</w:t>
      </w:r>
      <w:r>
        <w:rPr>
          <w:spacing w:val="-7"/>
        </w:rPr>
        <w:t xml:space="preserve"> </w:t>
      </w:r>
      <w:r>
        <w:t>that</w:t>
      </w:r>
      <w:r>
        <w:rPr>
          <w:spacing w:val="-7"/>
        </w:rPr>
        <w:t xml:space="preserve"> </w:t>
      </w:r>
      <w:r>
        <w:t>include</w:t>
      </w:r>
      <w:r>
        <w:rPr>
          <w:spacing w:val="-8"/>
        </w:rPr>
        <w:t xml:space="preserve"> </w:t>
      </w:r>
      <w:r>
        <w:t>it.</w:t>
      </w:r>
    </w:p>
    <w:p w14:paraId="082F3240" w14:textId="77777777" w:rsidR="00602C82" w:rsidRDefault="00602C82" w:rsidP="00362AF0">
      <w:pPr>
        <w:pStyle w:val="BulletA2"/>
        <w:numPr>
          <w:ilvl w:val="3"/>
          <w:numId w:val="2"/>
        </w:numPr>
      </w:pPr>
      <w:r>
        <w:t>Source</w:t>
      </w:r>
      <w:r>
        <w:rPr>
          <w:spacing w:val="-7"/>
        </w:rPr>
        <w:t xml:space="preserve"> </w:t>
      </w:r>
      <w:r>
        <w:rPr>
          <w:spacing w:val="1"/>
        </w:rPr>
        <w:t>code</w:t>
      </w:r>
      <w:r>
        <w:rPr>
          <w:spacing w:val="-6"/>
        </w:rPr>
        <w:t xml:space="preserve"> </w:t>
      </w:r>
      <w:r>
        <w:t>for</w:t>
      </w:r>
      <w:r>
        <w:rPr>
          <w:spacing w:val="-7"/>
        </w:rPr>
        <w:t xml:space="preserve"> </w:t>
      </w:r>
      <w:r>
        <w:t>all</w:t>
      </w:r>
      <w:r>
        <w:rPr>
          <w:spacing w:val="-7"/>
        </w:rPr>
        <w:t xml:space="preserve"> </w:t>
      </w:r>
      <w:r>
        <w:t>copy left</w:t>
      </w:r>
      <w:r>
        <w:rPr>
          <w:spacing w:val="-3"/>
        </w:rPr>
        <w:t xml:space="preserve"> </w:t>
      </w:r>
      <w:r>
        <w:t>licensed</w:t>
      </w:r>
      <w:r>
        <w:rPr>
          <w:spacing w:val="-4"/>
        </w:rPr>
        <w:t xml:space="preserve"> </w:t>
      </w:r>
      <w:r>
        <w:t>binaries</w:t>
      </w:r>
      <w:r>
        <w:rPr>
          <w:spacing w:val="-3"/>
        </w:rPr>
        <w:t xml:space="preserve"> </w:t>
      </w:r>
      <w:r>
        <w:t>must</w:t>
      </w:r>
      <w:r>
        <w:rPr>
          <w:spacing w:val="-6"/>
        </w:rPr>
        <w:t xml:space="preserve"> </w:t>
      </w:r>
      <w:r>
        <w:rPr>
          <w:spacing w:val="1"/>
        </w:rPr>
        <w:t>be</w:t>
      </w:r>
      <w:r>
        <w:rPr>
          <w:spacing w:val="-6"/>
        </w:rPr>
        <w:t xml:space="preserve"> </w:t>
      </w:r>
      <w:r>
        <w:t>included</w:t>
      </w:r>
      <w:r>
        <w:rPr>
          <w:spacing w:val="-4"/>
        </w:rPr>
        <w:t xml:space="preserve"> </w:t>
      </w:r>
      <w:r>
        <w:t>in</w:t>
      </w:r>
      <w:r>
        <w:rPr>
          <w:spacing w:val="-4"/>
        </w:rPr>
        <w:t xml:space="preserve"> </w:t>
      </w:r>
      <w:r>
        <w:t>the</w:t>
      </w:r>
      <w:r>
        <w:rPr>
          <w:spacing w:val="-4"/>
        </w:rPr>
        <w:t xml:space="preserve"> </w:t>
      </w:r>
      <w:r>
        <w:t>release.</w:t>
      </w:r>
      <w:r>
        <w:rPr>
          <w:spacing w:val="70"/>
          <w:w w:val="99"/>
        </w:rPr>
        <w:t xml:space="preserve"> </w:t>
      </w:r>
      <w:r>
        <w:t>That</w:t>
      </w:r>
      <w:r>
        <w:rPr>
          <w:spacing w:val="-5"/>
        </w:rPr>
        <w:t xml:space="preserve"> </w:t>
      </w:r>
      <w:r>
        <w:t>is,</w:t>
      </w:r>
      <w:r>
        <w:rPr>
          <w:spacing w:val="-4"/>
        </w:rPr>
        <w:t xml:space="preserve"> </w:t>
      </w:r>
      <w:r>
        <w:rPr>
          <w:spacing w:val="1"/>
        </w:rPr>
        <w:t>the</w:t>
      </w:r>
      <w:r>
        <w:rPr>
          <w:spacing w:val="-6"/>
        </w:rPr>
        <w:t xml:space="preserve"> </w:t>
      </w:r>
      <w:r>
        <w:t>precise</w:t>
      </w:r>
      <w:r>
        <w:rPr>
          <w:spacing w:val="-4"/>
        </w:rPr>
        <w:t xml:space="preserve"> </w:t>
      </w:r>
      <w:r>
        <w:t>source</w:t>
      </w:r>
      <w:r>
        <w:rPr>
          <w:spacing w:val="-6"/>
        </w:rPr>
        <w:t xml:space="preserve"> </w:t>
      </w:r>
      <w:r>
        <w:t>used</w:t>
      </w:r>
      <w:r>
        <w:rPr>
          <w:spacing w:val="-3"/>
        </w:rPr>
        <w:t xml:space="preserve"> </w:t>
      </w:r>
      <w:r>
        <w:t>to</w:t>
      </w:r>
      <w:r>
        <w:rPr>
          <w:spacing w:val="-6"/>
        </w:rPr>
        <w:t xml:space="preserve"> </w:t>
      </w:r>
      <w:r>
        <w:t>create</w:t>
      </w:r>
      <w:r>
        <w:rPr>
          <w:spacing w:val="-6"/>
        </w:rPr>
        <w:t xml:space="preserve"> </w:t>
      </w:r>
      <w:r>
        <w:rPr>
          <w:spacing w:val="1"/>
        </w:rPr>
        <w:t>the</w:t>
      </w:r>
      <w:r>
        <w:rPr>
          <w:spacing w:val="-6"/>
        </w:rPr>
        <w:t xml:space="preserve"> </w:t>
      </w:r>
      <w:r>
        <w:t>binaries. A</w:t>
      </w:r>
      <w:r>
        <w:rPr>
          <w:spacing w:val="-4"/>
        </w:rPr>
        <w:t xml:space="preserve"> </w:t>
      </w:r>
      <w:r>
        <w:t>written</w:t>
      </w:r>
      <w:r>
        <w:rPr>
          <w:spacing w:val="-3"/>
        </w:rPr>
        <w:t xml:space="preserve"> </w:t>
      </w:r>
      <w:r>
        <w:t>offer</w:t>
      </w:r>
      <w:r>
        <w:rPr>
          <w:spacing w:val="-5"/>
        </w:rPr>
        <w:t xml:space="preserve"> </w:t>
      </w:r>
      <w:r>
        <w:t>to</w:t>
      </w:r>
      <w:r>
        <w:rPr>
          <w:spacing w:val="-6"/>
        </w:rPr>
        <w:t xml:space="preserve"> </w:t>
      </w:r>
      <w:r>
        <w:t>provide</w:t>
      </w:r>
      <w:r>
        <w:rPr>
          <w:spacing w:val="42"/>
          <w:w w:val="99"/>
        </w:rPr>
        <w:t xml:space="preserve"> </w:t>
      </w:r>
      <w:r>
        <w:t>source</w:t>
      </w:r>
      <w:r>
        <w:rPr>
          <w:spacing w:val="-8"/>
        </w:rPr>
        <w:t xml:space="preserve"> </w:t>
      </w:r>
      <w:r>
        <w:t>code</w:t>
      </w:r>
      <w:r>
        <w:rPr>
          <w:spacing w:val="-7"/>
        </w:rPr>
        <w:t xml:space="preserve"> </w:t>
      </w:r>
      <w:r>
        <w:t>is</w:t>
      </w:r>
      <w:r>
        <w:rPr>
          <w:spacing w:val="-6"/>
        </w:rPr>
        <w:t xml:space="preserve"> </w:t>
      </w:r>
      <w:r>
        <w:t>not</w:t>
      </w:r>
      <w:r>
        <w:rPr>
          <w:spacing w:val="-3"/>
        </w:rPr>
        <w:t xml:space="preserve"> </w:t>
      </w:r>
      <w:proofErr w:type="gramStart"/>
      <w:r>
        <w:t>sufficient</w:t>
      </w:r>
      <w:proofErr w:type="gramEnd"/>
      <w:r>
        <w:t>.</w:t>
      </w:r>
    </w:p>
    <w:p w14:paraId="15A78609" w14:textId="6419E302" w:rsidR="00602C82" w:rsidRDefault="00602C82" w:rsidP="00362AF0">
      <w:pPr>
        <w:pStyle w:val="BulletA2"/>
        <w:numPr>
          <w:ilvl w:val="3"/>
          <w:numId w:val="2"/>
        </w:numPr>
      </w:pPr>
      <w:r>
        <w:lastRenderedPageBreak/>
        <w:t>All</w:t>
      </w:r>
      <w:r>
        <w:rPr>
          <w:spacing w:val="-4"/>
        </w:rPr>
        <w:t xml:space="preserve"> </w:t>
      </w:r>
      <w:r>
        <w:t>third-party</w:t>
      </w:r>
      <w:r>
        <w:rPr>
          <w:spacing w:val="-3"/>
        </w:rPr>
        <w:t xml:space="preserve"> </w:t>
      </w:r>
      <w:r>
        <w:rPr>
          <w:spacing w:val="-2"/>
        </w:rPr>
        <w:t xml:space="preserve">IP </w:t>
      </w:r>
      <w:r>
        <w:t>included</w:t>
      </w:r>
      <w:r>
        <w:rPr>
          <w:spacing w:val="-2"/>
        </w:rPr>
        <w:t xml:space="preserve"> </w:t>
      </w:r>
      <w:r>
        <w:t>in</w:t>
      </w:r>
      <w:r>
        <w:rPr>
          <w:spacing w:val="-3"/>
        </w:rPr>
        <w:t xml:space="preserve"> </w:t>
      </w:r>
      <w:r>
        <w:t>a</w:t>
      </w:r>
      <w:r>
        <w:rPr>
          <w:spacing w:val="-3"/>
        </w:rPr>
        <w:t xml:space="preserve"> </w:t>
      </w:r>
      <w:r>
        <w:t>release</w:t>
      </w:r>
      <w:r>
        <w:rPr>
          <w:spacing w:val="-3"/>
        </w:rPr>
        <w:t xml:space="preserve"> </w:t>
      </w:r>
      <w:r>
        <w:t>must</w:t>
      </w:r>
      <w:r>
        <w:rPr>
          <w:spacing w:val="-5"/>
        </w:rPr>
        <w:t xml:space="preserve"> </w:t>
      </w:r>
      <w:r>
        <w:rPr>
          <w:spacing w:val="1"/>
        </w:rPr>
        <w:t>be</w:t>
      </w:r>
      <w:r>
        <w:rPr>
          <w:spacing w:val="-5"/>
        </w:rPr>
        <w:t xml:space="preserve"> </w:t>
      </w:r>
      <w:r>
        <w:t>cleared</w:t>
      </w:r>
      <w:r>
        <w:rPr>
          <w:spacing w:val="-3"/>
        </w:rPr>
        <w:t xml:space="preserve"> </w:t>
      </w:r>
      <w:r>
        <w:rPr>
          <w:spacing w:val="1"/>
        </w:rPr>
        <w:t>by</w:t>
      </w:r>
      <w:r>
        <w:rPr>
          <w:spacing w:val="-7"/>
        </w:rPr>
        <w:t xml:space="preserve"> </w:t>
      </w:r>
      <w:r>
        <w:rPr>
          <w:spacing w:val="1"/>
        </w:rPr>
        <w:t>the</w:t>
      </w:r>
      <w:r>
        <w:t xml:space="preserve"> </w:t>
      </w:r>
      <w:r>
        <w:rPr>
          <w:spacing w:val="-2"/>
        </w:rPr>
        <w:t>IP</w:t>
      </w:r>
      <w:r>
        <w:rPr>
          <w:spacing w:val="-5"/>
        </w:rPr>
        <w:t xml:space="preserve"> </w:t>
      </w:r>
      <w:r>
        <w:rPr>
          <w:spacing w:val="1"/>
        </w:rPr>
        <w:t>group</w:t>
      </w:r>
      <w:r>
        <w:rPr>
          <w:spacing w:val="-2"/>
        </w:rPr>
        <w:t xml:space="preserve"> </w:t>
      </w:r>
      <w:r>
        <w:t>prior</w:t>
      </w:r>
      <w:r>
        <w:rPr>
          <w:spacing w:val="-5"/>
        </w:rPr>
        <w:t xml:space="preserve"> </w:t>
      </w:r>
      <w:r>
        <w:rPr>
          <w:spacing w:val="1"/>
        </w:rPr>
        <w:t>to</w:t>
      </w:r>
      <w:r>
        <w:rPr>
          <w:spacing w:val="59"/>
          <w:w w:val="99"/>
        </w:rPr>
        <w:t xml:space="preserve"> </w:t>
      </w:r>
      <w:r>
        <w:t>distribution.</w:t>
      </w:r>
    </w:p>
    <w:p w14:paraId="56CDD75E" w14:textId="77777777" w:rsidR="00602C82" w:rsidRDefault="00602C82" w:rsidP="00362AF0">
      <w:pPr>
        <w:pStyle w:val="BulletA2"/>
        <w:numPr>
          <w:ilvl w:val="4"/>
          <w:numId w:val="2"/>
        </w:numPr>
      </w:pPr>
      <w:r>
        <w:rPr>
          <w:spacing w:val="-1"/>
        </w:rPr>
        <w:t>Wind</w:t>
      </w:r>
      <w:r>
        <w:rPr>
          <w:spacing w:val="-5"/>
        </w:rPr>
        <w:t xml:space="preserve"> </w:t>
      </w:r>
      <w:r>
        <w:rPr>
          <w:spacing w:val="-1"/>
        </w:rPr>
        <w:t>River's</w:t>
      </w:r>
      <w:r>
        <w:rPr>
          <w:spacing w:val="-6"/>
        </w:rPr>
        <w:t xml:space="preserve"> </w:t>
      </w:r>
      <w:r>
        <w:rPr>
          <w:spacing w:val="-1"/>
        </w:rPr>
        <w:t>distribution</w:t>
      </w:r>
      <w:r>
        <w:rPr>
          <w:spacing w:val="-4"/>
        </w:rPr>
        <w:t xml:space="preserve"> </w:t>
      </w:r>
      <w:r>
        <w:t>of</w:t>
      </w:r>
      <w:r>
        <w:rPr>
          <w:spacing w:val="-5"/>
        </w:rPr>
        <w:t xml:space="preserve"> </w:t>
      </w:r>
      <w:r>
        <w:t>GNU</w:t>
      </w:r>
      <w:r>
        <w:rPr>
          <w:spacing w:val="-5"/>
        </w:rPr>
        <w:t xml:space="preserve"> </w:t>
      </w:r>
      <w:r>
        <w:rPr>
          <w:spacing w:val="-1"/>
        </w:rPr>
        <w:t>GCC</w:t>
      </w:r>
      <w:r>
        <w:rPr>
          <w:spacing w:val="-4"/>
        </w:rPr>
        <w:t xml:space="preserve"> </w:t>
      </w:r>
      <w:r>
        <w:t>meets</w:t>
      </w:r>
      <w:r>
        <w:rPr>
          <w:spacing w:val="-7"/>
        </w:rPr>
        <w:t xml:space="preserve"> </w:t>
      </w:r>
      <w:r>
        <w:t>the</w:t>
      </w:r>
      <w:r>
        <w:rPr>
          <w:spacing w:val="-5"/>
        </w:rPr>
        <w:t xml:space="preserve"> </w:t>
      </w:r>
      <w:r>
        <w:t>requirements</w:t>
      </w:r>
      <w:r>
        <w:rPr>
          <w:spacing w:val="-6"/>
        </w:rPr>
        <w:t xml:space="preserve"> </w:t>
      </w:r>
      <w:r>
        <w:rPr>
          <w:spacing w:val="-1"/>
        </w:rPr>
        <w:t>for</w:t>
      </w:r>
      <w:r>
        <w:rPr>
          <w:spacing w:val="-7"/>
        </w:rPr>
        <w:t xml:space="preserve"> </w:t>
      </w:r>
      <w:r>
        <w:t>an</w:t>
      </w:r>
      <w:r>
        <w:rPr>
          <w:spacing w:val="-2"/>
        </w:rPr>
        <w:t xml:space="preserve"> </w:t>
      </w:r>
      <w:r>
        <w:rPr>
          <w:spacing w:val="-1"/>
        </w:rPr>
        <w:t>"Eligible</w:t>
      </w:r>
      <w:r>
        <w:rPr>
          <w:spacing w:val="65"/>
          <w:w w:val="99"/>
        </w:rPr>
        <w:t xml:space="preserve"> </w:t>
      </w:r>
      <w:r>
        <w:rPr>
          <w:spacing w:val="-1"/>
        </w:rPr>
        <w:t>Compilation</w:t>
      </w:r>
      <w:r>
        <w:rPr>
          <w:spacing w:val="-6"/>
        </w:rPr>
        <w:t xml:space="preserve"> </w:t>
      </w:r>
      <w:r>
        <w:t>Process"</w:t>
      </w:r>
      <w:r>
        <w:rPr>
          <w:spacing w:val="-7"/>
        </w:rPr>
        <w:t xml:space="preserve"> </w:t>
      </w:r>
      <w:r>
        <w:t>as</w:t>
      </w:r>
      <w:r>
        <w:rPr>
          <w:spacing w:val="-7"/>
        </w:rPr>
        <w:t xml:space="preserve"> </w:t>
      </w:r>
      <w:r>
        <w:t>defined</w:t>
      </w:r>
      <w:r>
        <w:rPr>
          <w:spacing w:val="-5"/>
        </w:rPr>
        <w:t xml:space="preserve"> </w:t>
      </w:r>
      <w:r>
        <w:rPr>
          <w:spacing w:val="1"/>
        </w:rPr>
        <w:t>by</w:t>
      </w:r>
      <w:r>
        <w:rPr>
          <w:spacing w:val="-10"/>
        </w:rPr>
        <w:t xml:space="preserve"> </w:t>
      </w:r>
      <w:r>
        <w:t>the</w:t>
      </w:r>
      <w:r>
        <w:rPr>
          <w:spacing w:val="-3"/>
        </w:rPr>
        <w:t xml:space="preserve"> </w:t>
      </w:r>
      <w:r>
        <w:rPr>
          <w:spacing w:val="-2"/>
        </w:rPr>
        <w:t>GCC</w:t>
      </w:r>
      <w:r>
        <w:rPr>
          <w:spacing w:val="-5"/>
        </w:rPr>
        <w:t xml:space="preserve"> </w:t>
      </w:r>
      <w:r>
        <w:t>Runtime</w:t>
      </w:r>
      <w:r>
        <w:rPr>
          <w:spacing w:val="-6"/>
        </w:rPr>
        <w:t xml:space="preserve"> </w:t>
      </w:r>
      <w:r>
        <w:rPr>
          <w:spacing w:val="-1"/>
        </w:rPr>
        <w:t>Library</w:t>
      </w:r>
      <w:r>
        <w:rPr>
          <w:spacing w:val="-9"/>
        </w:rPr>
        <w:t xml:space="preserve"> </w:t>
      </w:r>
      <w:r>
        <w:t>Exception</w:t>
      </w:r>
      <w:r>
        <w:rPr>
          <w:spacing w:val="-6"/>
        </w:rPr>
        <w:t xml:space="preserve"> </w:t>
      </w:r>
      <w:r>
        <w:t>terms.</w:t>
      </w:r>
    </w:p>
    <w:p w14:paraId="31CC11A8" w14:textId="77777777" w:rsidR="00602C82" w:rsidRDefault="00602C82" w:rsidP="00362AF0">
      <w:pPr>
        <w:pStyle w:val="BulletA2"/>
        <w:numPr>
          <w:ilvl w:val="4"/>
          <w:numId w:val="2"/>
        </w:numPr>
      </w:pPr>
      <w:r>
        <w:t>Any</w:t>
      </w:r>
      <w:r>
        <w:rPr>
          <w:spacing w:val="-6"/>
        </w:rPr>
        <w:t xml:space="preserve"> </w:t>
      </w:r>
      <w:r>
        <w:t>exceptions</w:t>
      </w:r>
      <w:r>
        <w:rPr>
          <w:spacing w:val="-6"/>
        </w:rPr>
        <w:t xml:space="preserve"> </w:t>
      </w:r>
      <w:r>
        <w:t>to</w:t>
      </w:r>
      <w:r>
        <w:rPr>
          <w:spacing w:val="-7"/>
        </w:rPr>
        <w:t xml:space="preserve"> </w:t>
      </w:r>
      <w:r>
        <w:rPr>
          <w:spacing w:val="1"/>
        </w:rPr>
        <w:t>the</w:t>
      </w:r>
      <w:r>
        <w:rPr>
          <w:spacing w:val="-7"/>
        </w:rPr>
        <w:t xml:space="preserve"> </w:t>
      </w:r>
      <w:r>
        <w:t>policy</w:t>
      </w:r>
      <w:r>
        <w:rPr>
          <w:spacing w:val="-6"/>
        </w:rPr>
        <w:t xml:space="preserve"> </w:t>
      </w:r>
      <w:r>
        <w:t>requirements</w:t>
      </w:r>
      <w:r>
        <w:rPr>
          <w:spacing w:val="-4"/>
        </w:rPr>
        <w:t xml:space="preserve"> </w:t>
      </w:r>
      <w:r>
        <w:t>require</w:t>
      </w:r>
      <w:r>
        <w:rPr>
          <w:spacing w:val="-1"/>
        </w:rPr>
        <w:t xml:space="preserve"> </w:t>
      </w:r>
      <w:r>
        <w:t>that</w:t>
      </w:r>
      <w:r>
        <w:rPr>
          <w:spacing w:val="-5"/>
        </w:rPr>
        <w:t xml:space="preserve"> </w:t>
      </w:r>
      <w:r>
        <w:t>senior</w:t>
      </w:r>
      <w:r>
        <w:rPr>
          <w:spacing w:val="-5"/>
        </w:rPr>
        <w:t xml:space="preserve"> </w:t>
      </w:r>
      <w:r>
        <w:t>executive</w:t>
      </w:r>
      <w:r>
        <w:rPr>
          <w:spacing w:val="-6"/>
        </w:rPr>
        <w:t xml:space="preserve"> </w:t>
      </w:r>
      <w:r>
        <w:rPr>
          <w:spacing w:val="-1"/>
        </w:rPr>
        <w:t>sign</w:t>
      </w:r>
      <w:r>
        <w:rPr>
          <w:spacing w:val="-2"/>
        </w:rPr>
        <w:t xml:space="preserve"> </w:t>
      </w:r>
      <w:r>
        <w:t>off</w:t>
      </w:r>
      <w:r>
        <w:rPr>
          <w:spacing w:val="-6"/>
        </w:rPr>
        <w:t xml:space="preserve"> </w:t>
      </w:r>
      <w:r>
        <w:t>be</w:t>
      </w:r>
      <w:r>
        <w:rPr>
          <w:spacing w:val="24"/>
          <w:w w:val="99"/>
        </w:rPr>
        <w:t xml:space="preserve"> </w:t>
      </w:r>
      <w:r>
        <w:rPr>
          <w:spacing w:val="-1"/>
        </w:rPr>
        <w:t>submitted</w:t>
      </w:r>
      <w:r>
        <w:rPr>
          <w:spacing w:val="-5"/>
        </w:rPr>
        <w:t xml:space="preserve"> </w:t>
      </w:r>
      <w:r>
        <w:t>to</w:t>
      </w:r>
      <w:r>
        <w:rPr>
          <w:spacing w:val="-7"/>
        </w:rPr>
        <w:t xml:space="preserve"> </w:t>
      </w:r>
      <w:r>
        <w:rPr>
          <w:spacing w:val="1"/>
        </w:rPr>
        <w:t>the</w:t>
      </w:r>
      <w:r>
        <w:rPr>
          <w:spacing w:val="-2"/>
        </w:rPr>
        <w:t xml:space="preserve"> IP</w:t>
      </w:r>
      <w:r>
        <w:rPr>
          <w:spacing w:val="-4"/>
        </w:rPr>
        <w:t xml:space="preserve"> </w:t>
      </w:r>
      <w:r>
        <w:rPr>
          <w:spacing w:val="-1"/>
        </w:rPr>
        <w:t>manager.</w:t>
      </w:r>
    </w:p>
    <w:p w14:paraId="66059D59" w14:textId="3485943C" w:rsidR="005A76DC" w:rsidRDefault="00E367D3" w:rsidP="008372A4">
      <w:pPr>
        <w:pStyle w:val="HeadingA2"/>
        <w:rPr>
          <w:rFonts w:cs="Arial"/>
          <w:szCs w:val="28"/>
        </w:rPr>
      </w:pPr>
      <w:bookmarkStart w:id="88" w:name="_bookmark61"/>
      <w:bookmarkStart w:id="89" w:name="_Toc40266494"/>
      <w:bookmarkEnd w:id="88"/>
      <w:r>
        <w:t>Configuration Management</w:t>
      </w:r>
      <w:bookmarkEnd w:id="89"/>
    </w:p>
    <w:p w14:paraId="0D40DBDD" w14:textId="77777777" w:rsidR="00602C82" w:rsidRDefault="00602C82" w:rsidP="00602C82">
      <w:pPr>
        <w:pStyle w:val="BodyText"/>
      </w:pPr>
      <w:r>
        <w:t>Wind River performs requirements management activities throughout the life cycle. The process is built around Jira. This single tool is used by product management during the planning phase and by engineering during the development phase.  All requirements are under configuration management in Jira.</w:t>
      </w:r>
    </w:p>
    <w:p w14:paraId="3B696A39" w14:textId="552DE1AF" w:rsidR="005A76DC" w:rsidRDefault="00602C82" w:rsidP="00602C82">
      <w:pPr>
        <w:pStyle w:val="BodyText"/>
      </w:pPr>
      <w:r>
        <w:t>Standard configuration management tools such as Git are used throughout the life cycle to control documentation and code. All code, including test code and tools, are required to be under configuration management.  Any legacy code included in the product (including software of unknown provenance) is propagated to the current configuration management system.</w:t>
      </w:r>
    </w:p>
    <w:p w14:paraId="561CE007" w14:textId="77777777" w:rsidR="00AE35BD" w:rsidRPr="00A07B58" w:rsidRDefault="00AE35BD" w:rsidP="008372A4">
      <w:pPr>
        <w:pStyle w:val="HeadingA2"/>
      </w:pPr>
      <w:bookmarkStart w:id="90" w:name="_Toc40266495"/>
      <w:r w:rsidRPr="00A07B58">
        <w:t>Development Tools</w:t>
      </w:r>
      <w:bookmarkEnd w:id="90"/>
    </w:p>
    <w:p w14:paraId="0585A9E5" w14:textId="528C5362" w:rsidR="00F20703" w:rsidRPr="00602C82" w:rsidRDefault="00AE35BD" w:rsidP="00602C82">
      <w:pPr>
        <w:pStyle w:val="BodyText"/>
      </w:pPr>
      <w:r w:rsidRPr="00602C82">
        <w:t xml:space="preserve">Wind River’s software development process includes the use of tools for </w:t>
      </w:r>
      <w:r w:rsidR="00602C82" w:rsidRPr="00602C82">
        <w:t>several</w:t>
      </w:r>
      <w:r w:rsidRPr="00602C82">
        <w:t xml:space="preserve"> functions, </w:t>
      </w:r>
      <w:r w:rsidR="00602C82" w:rsidRPr="00602C82">
        <w:t>including</w:t>
      </w:r>
      <w:r w:rsidRPr="00602C82">
        <w:t xml:space="preserve"> version and source control, software builds, testing, code review, static code analysis, project management, and issue tracking. Each of these tools was selected following a review process that included evaluation testing. Rollout of each tool included training of the development team.</w:t>
      </w:r>
    </w:p>
    <w:p w14:paraId="769B2470" w14:textId="002E4B82" w:rsidR="00F20703" w:rsidRDefault="00F20703">
      <w:pPr>
        <w:rPr>
          <w:rFonts w:ascii="Times New Roman" w:eastAsia="Times New Roman" w:hAnsi="Times New Roman"/>
          <w:spacing w:val="-1"/>
          <w:sz w:val="20"/>
          <w:szCs w:val="20"/>
        </w:rPr>
      </w:pPr>
      <w:r>
        <w:rPr>
          <w:spacing w:val="-1"/>
        </w:rPr>
        <w:br w:type="page"/>
      </w:r>
    </w:p>
    <w:p w14:paraId="4BDD89CD" w14:textId="77777777" w:rsidR="005A76DC" w:rsidRPr="008372A4" w:rsidRDefault="00E367D3" w:rsidP="008372A4">
      <w:pPr>
        <w:pStyle w:val="HeadingA1"/>
      </w:pPr>
      <w:bookmarkStart w:id="91" w:name="_bookmark63"/>
      <w:bookmarkStart w:id="92" w:name="_Toc40266496"/>
      <w:bookmarkEnd w:id="91"/>
      <w:r w:rsidRPr="008372A4">
        <w:lastRenderedPageBreak/>
        <w:t>References</w:t>
      </w:r>
      <w:bookmarkEnd w:id="92"/>
    </w:p>
    <w:p w14:paraId="489A1F21" w14:textId="77777777" w:rsidR="005A76DC" w:rsidRPr="0030236B" w:rsidRDefault="00E367D3" w:rsidP="0030236B">
      <w:pPr>
        <w:pStyle w:val="BodyText"/>
      </w:pPr>
      <w:r w:rsidRPr="0030236B">
        <w:t>For additional depth, Wind River keeps their internal processes on updated and accessible on internal webpages.</w:t>
      </w:r>
    </w:p>
    <w:p w14:paraId="72FDC344" w14:textId="4F7AF084" w:rsidR="005A76DC" w:rsidRDefault="00E367D3" w:rsidP="008372A4">
      <w:pPr>
        <w:pStyle w:val="HeadingA2"/>
        <w:rPr>
          <w:rFonts w:cs="Arial"/>
          <w:szCs w:val="28"/>
        </w:rPr>
      </w:pPr>
      <w:bookmarkStart w:id="93" w:name="_bookmark64"/>
      <w:bookmarkStart w:id="94" w:name="_Toc40266497"/>
      <w:bookmarkEnd w:id="93"/>
      <w:r>
        <w:rPr>
          <w:spacing w:val="-1"/>
        </w:rPr>
        <w:t>Wind</w:t>
      </w:r>
      <w:r>
        <w:t xml:space="preserve"> </w:t>
      </w:r>
      <w:r>
        <w:rPr>
          <w:spacing w:val="-2"/>
        </w:rPr>
        <w:t>River</w:t>
      </w:r>
      <w:r>
        <w:rPr>
          <w:spacing w:val="1"/>
        </w:rPr>
        <w:t xml:space="preserve"> </w:t>
      </w:r>
      <w:r>
        <w:rPr>
          <w:spacing w:val="-1"/>
        </w:rPr>
        <w:t>PDLC</w:t>
      </w:r>
      <w:bookmarkEnd w:id="94"/>
    </w:p>
    <w:p w14:paraId="0C38F866" w14:textId="77777777" w:rsidR="005A76DC" w:rsidRDefault="00E367D3" w:rsidP="0030236B">
      <w:pPr>
        <w:pStyle w:val="BodyText"/>
        <w:rPr>
          <w:rFonts w:hAnsi="Times New Roman" w:cs="Times New Roman"/>
        </w:rPr>
      </w:pPr>
      <w:r>
        <w:t>The</w:t>
      </w:r>
      <w:r>
        <w:rPr>
          <w:spacing w:val="-8"/>
        </w:rPr>
        <w:t xml:space="preserve"> </w:t>
      </w:r>
      <w:r>
        <w:rPr>
          <w:spacing w:val="-1"/>
        </w:rPr>
        <w:t>PDLC</w:t>
      </w:r>
      <w:r>
        <w:rPr>
          <w:spacing w:val="-3"/>
        </w:rPr>
        <w:t xml:space="preserve"> </w:t>
      </w:r>
      <w:r>
        <w:rPr>
          <w:spacing w:val="1"/>
        </w:rPr>
        <w:t>is</w:t>
      </w:r>
      <w:r>
        <w:rPr>
          <w:spacing w:val="-6"/>
        </w:rPr>
        <w:t xml:space="preserve"> </w:t>
      </w:r>
      <w:r>
        <w:rPr>
          <w:spacing w:val="-1"/>
        </w:rPr>
        <w:t>described</w:t>
      </w:r>
      <w:r>
        <w:rPr>
          <w:spacing w:val="-5"/>
        </w:rPr>
        <w:t xml:space="preserve"> </w:t>
      </w:r>
      <w:r>
        <w:t>in</w:t>
      </w:r>
      <w:r>
        <w:rPr>
          <w:spacing w:val="-5"/>
        </w:rPr>
        <w:t xml:space="preserve"> </w:t>
      </w:r>
      <w:r>
        <w:t>the</w:t>
      </w:r>
      <w:r>
        <w:rPr>
          <w:spacing w:val="-4"/>
        </w:rPr>
        <w:t xml:space="preserve"> </w:t>
      </w:r>
      <w:r>
        <w:t>Wind</w:t>
      </w:r>
      <w:r>
        <w:rPr>
          <w:spacing w:val="-4"/>
        </w:rPr>
        <w:t xml:space="preserve"> </w:t>
      </w:r>
      <w:r>
        <w:t>River</w:t>
      </w:r>
      <w:r>
        <w:rPr>
          <w:spacing w:val="-7"/>
        </w:rPr>
        <w:t xml:space="preserve"> </w:t>
      </w:r>
      <w:r>
        <w:t>Product</w:t>
      </w:r>
      <w:r>
        <w:rPr>
          <w:spacing w:val="-6"/>
        </w:rPr>
        <w:t xml:space="preserve"> </w:t>
      </w:r>
      <w:r>
        <w:t>Development</w:t>
      </w:r>
      <w:r>
        <w:rPr>
          <w:spacing w:val="-6"/>
        </w:rPr>
        <w:t xml:space="preserve"> </w:t>
      </w:r>
      <w:r>
        <w:t>Lifecycle</w:t>
      </w:r>
      <w:r>
        <w:rPr>
          <w:spacing w:val="-6"/>
        </w:rPr>
        <w:t xml:space="preserve"> </w:t>
      </w:r>
      <w:r>
        <w:t>Overview.</w:t>
      </w:r>
    </w:p>
    <w:p w14:paraId="009E2744" w14:textId="059D6A8B" w:rsidR="005A76DC" w:rsidRDefault="00E367D3" w:rsidP="0030236B">
      <w:pPr>
        <w:pStyle w:val="BodyText"/>
      </w:pPr>
      <w:r>
        <w:t>The</w:t>
      </w:r>
      <w:r>
        <w:rPr>
          <w:spacing w:val="-7"/>
        </w:rPr>
        <w:t xml:space="preserve"> </w:t>
      </w:r>
      <w:r>
        <w:rPr>
          <w:spacing w:val="-1"/>
        </w:rPr>
        <w:t>starting</w:t>
      </w:r>
      <w:r>
        <w:rPr>
          <w:spacing w:val="-5"/>
        </w:rPr>
        <w:t xml:space="preserve"> </w:t>
      </w:r>
      <w:r>
        <w:t>point</w:t>
      </w:r>
      <w:r>
        <w:rPr>
          <w:spacing w:val="-6"/>
        </w:rPr>
        <w:t xml:space="preserve"> </w:t>
      </w:r>
      <w:r>
        <w:t>for</w:t>
      </w:r>
      <w:r>
        <w:rPr>
          <w:spacing w:val="-6"/>
        </w:rPr>
        <w:t xml:space="preserve"> </w:t>
      </w:r>
      <w:r>
        <w:t>describing</w:t>
      </w:r>
      <w:r>
        <w:rPr>
          <w:spacing w:val="-5"/>
        </w:rPr>
        <w:t xml:space="preserve"> </w:t>
      </w:r>
      <w:r>
        <w:t>the</w:t>
      </w:r>
      <w:r>
        <w:rPr>
          <w:spacing w:val="-6"/>
        </w:rPr>
        <w:t xml:space="preserve"> </w:t>
      </w:r>
      <w:r>
        <w:rPr>
          <w:spacing w:val="-1"/>
        </w:rPr>
        <w:t>PDLC</w:t>
      </w:r>
      <w:r>
        <w:rPr>
          <w:spacing w:val="-4"/>
        </w:rPr>
        <w:t xml:space="preserve"> </w:t>
      </w:r>
      <w:r>
        <w:t>for</w:t>
      </w:r>
      <w:r>
        <w:rPr>
          <w:spacing w:val="-6"/>
        </w:rPr>
        <w:t xml:space="preserve"> </w:t>
      </w:r>
      <w:r>
        <w:t>all</w:t>
      </w:r>
      <w:r>
        <w:rPr>
          <w:spacing w:val="-6"/>
        </w:rPr>
        <w:t xml:space="preserve"> </w:t>
      </w:r>
      <w:r>
        <w:rPr>
          <w:spacing w:val="-1"/>
        </w:rPr>
        <w:t>Wind</w:t>
      </w:r>
      <w:r>
        <w:rPr>
          <w:spacing w:val="-3"/>
        </w:rPr>
        <w:t xml:space="preserve"> </w:t>
      </w:r>
      <w:r>
        <w:rPr>
          <w:spacing w:val="-1"/>
        </w:rPr>
        <w:t>River</w:t>
      </w:r>
      <w:r>
        <w:rPr>
          <w:spacing w:val="-6"/>
        </w:rPr>
        <w:t xml:space="preserve"> </w:t>
      </w:r>
      <w:r>
        <w:rPr>
          <w:spacing w:val="-1"/>
        </w:rPr>
        <w:t>Products</w:t>
      </w:r>
      <w:r>
        <w:rPr>
          <w:spacing w:val="-5"/>
        </w:rPr>
        <w:t xml:space="preserve"> </w:t>
      </w:r>
      <w:r>
        <w:rPr>
          <w:spacing w:val="1"/>
        </w:rPr>
        <w:t>is</w:t>
      </w:r>
      <w:r>
        <w:rPr>
          <w:spacing w:val="3"/>
        </w:rPr>
        <w:t xml:space="preserve"> </w:t>
      </w:r>
      <w:r>
        <w:t>available</w:t>
      </w:r>
      <w:r>
        <w:rPr>
          <w:spacing w:val="-5"/>
        </w:rPr>
        <w:t xml:space="preserve"> </w:t>
      </w:r>
      <w:r>
        <w:rPr>
          <w:spacing w:val="-1"/>
        </w:rPr>
        <w:t>on</w:t>
      </w:r>
      <w:r>
        <w:rPr>
          <w:spacing w:val="64"/>
          <w:w w:val="99"/>
        </w:rPr>
        <w:t xml:space="preserve"> </w:t>
      </w:r>
      <w:r>
        <w:t>the</w:t>
      </w:r>
      <w:r>
        <w:rPr>
          <w:spacing w:val="-6"/>
        </w:rPr>
        <w:t xml:space="preserve"> </w:t>
      </w:r>
      <w:r>
        <w:rPr>
          <w:spacing w:val="-1"/>
        </w:rPr>
        <w:t>Wind</w:t>
      </w:r>
      <w:r>
        <w:rPr>
          <w:spacing w:val="-4"/>
        </w:rPr>
        <w:t xml:space="preserve"> </w:t>
      </w:r>
      <w:r>
        <w:t>River</w:t>
      </w:r>
      <w:r>
        <w:rPr>
          <w:spacing w:val="-7"/>
        </w:rPr>
        <w:t xml:space="preserve"> </w:t>
      </w:r>
      <w:r>
        <w:t>internal</w:t>
      </w:r>
      <w:r>
        <w:rPr>
          <w:spacing w:val="-8"/>
        </w:rPr>
        <w:t xml:space="preserve"> </w:t>
      </w:r>
      <w:r>
        <w:t>network</w:t>
      </w:r>
      <w:r>
        <w:rPr>
          <w:spacing w:val="-4"/>
        </w:rPr>
        <w:t xml:space="preserve"> </w:t>
      </w:r>
      <w:r>
        <w:t>at</w:t>
      </w:r>
      <w:r>
        <w:rPr>
          <w:spacing w:val="-5"/>
        </w:rPr>
        <w:t xml:space="preserve"> </w:t>
      </w:r>
      <w:r>
        <w:t>the</w:t>
      </w:r>
      <w:r>
        <w:rPr>
          <w:spacing w:val="-6"/>
        </w:rPr>
        <w:t xml:space="preserve"> </w:t>
      </w:r>
      <w:r>
        <w:rPr>
          <w:spacing w:val="-1"/>
        </w:rPr>
        <w:t>following</w:t>
      </w:r>
      <w:r>
        <w:rPr>
          <w:spacing w:val="-4"/>
        </w:rPr>
        <w:t xml:space="preserve"> </w:t>
      </w:r>
      <w:r>
        <w:t>location:</w:t>
      </w:r>
    </w:p>
    <w:p w14:paraId="030CFFB6" w14:textId="029BE8E0" w:rsidR="00706796" w:rsidRDefault="00F03064" w:rsidP="0030236B">
      <w:pPr>
        <w:pStyle w:val="BodyText"/>
      </w:pPr>
      <w:hyperlink r:id="rId27" w:history="1">
        <w:r w:rsidR="00706796">
          <w:rPr>
            <w:rStyle w:val="Hyperlink"/>
          </w:rPr>
          <w:t>https://jive.windriver.com/community/marketing/marketing-operations/pmo-pdlc</w:t>
        </w:r>
      </w:hyperlink>
    </w:p>
    <w:sectPr w:rsidR="00706796" w:rsidSect="005F49C9">
      <w:headerReference w:type="even" r:id="rId28"/>
      <w:footerReference w:type="even" r:id="rId29"/>
      <w:footerReference w:type="default" r:id="rId30"/>
      <w:pgSz w:w="12240" w:h="15840"/>
      <w:pgMar w:top="1120" w:right="1340" w:bottom="1040" w:left="1340" w:header="850" w:footer="85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72E35" w14:textId="77777777" w:rsidR="00F03064" w:rsidRDefault="00F03064">
      <w:r>
        <w:separator/>
      </w:r>
    </w:p>
  </w:endnote>
  <w:endnote w:type="continuationSeparator" w:id="0">
    <w:p w14:paraId="543EFCBA" w14:textId="77777777" w:rsidR="00F03064" w:rsidRDefault="00F03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354BB" w14:textId="77777777" w:rsidR="00CB2BB8" w:rsidRDefault="00CB2BB8">
    <w:pPr>
      <w:spacing w:line="14" w:lineRule="auto"/>
      <w:rPr>
        <w:sz w:val="20"/>
        <w:szCs w:val="20"/>
      </w:rPr>
    </w:pPr>
    <w:r>
      <w:rPr>
        <w:noProof/>
      </w:rPr>
      <mc:AlternateContent>
        <mc:Choice Requires="wps">
          <w:drawing>
            <wp:anchor distT="0" distB="0" distL="114300" distR="114300" simplePos="0" relativeHeight="503255912" behindDoc="1" locked="0" layoutInCell="1" allowOverlap="1" wp14:anchorId="057D7A57" wp14:editId="39CB04AB">
              <wp:simplePos x="0" y="0"/>
              <wp:positionH relativeFrom="page">
                <wp:posOffset>2160905</wp:posOffset>
              </wp:positionH>
              <wp:positionV relativeFrom="page">
                <wp:posOffset>9366250</wp:posOffset>
              </wp:positionV>
              <wp:extent cx="3281680" cy="165735"/>
              <wp:effectExtent l="0" t="3175" r="0" b="2540"/>
              <wp:wrapNone/>
              <wp:docPr id="8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16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1F81C" w14:textId="77777777" w:rsidR="00CB2BB8" w:rsidRDefault="00CB2BB8">
                          <w:pPr>
                            <w:spacing w:line="246" w:lineRule="exact"/>
                            <w:ind w:left="20"/>
                            <w:rPr>
                              <w:rFonts w:ascii="Arial" w:eastAsia="Arial" w:hAnsi="Arial" w:cs="Arial"/>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D7A57" id="_x0000_t202" coordsize="21600,21600" o:spt="202" path="m,l,21600r21600,l21600,xe">
              <v:stroke joinstyle="miter"/>
              <v:path gradientshapeok="t" o:connecttype="rect"/>
            </v:shapetype>
            <v:shape id="Text Box 66" o:spid="_x0000_s1027" type="#_x0000_t202" style="position:absolute;margin-left:170.15pt;margin-top:737.5pt;width:258.4pt;height:13.05pt;z-index:-60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z10rgIAAKs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" filled="f" stroked="f">
              <v:textbox inset="0,0,0,0">
                <w:txbxContent>
                  <w:p w14:paraId="3A11F81C" w14:textId="77777777" w:rsidR="00CB2BB8" w:rsidRDefault="00CB2BB8">
                    <w:pPr>
                      <w:spacing w:line="246" w:lineRule="exact"/>
                      <w:ind w:left="20"/>
                      <w:rPr>
                        <w:rFonts w:ascii="Arial" w:eastAsia="Arial" w:hAnsi="Arial" w:cs="Arial"/>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901484"/>
      <w:docPartObj>
        <w:docPartGallery w:val="Page Numbers (Bottom of Page)"/>
        <w:docPartUnique/>
      </w:docPartObj>
    </w:sdtPr>
    <w:sdtEndPr>
      <w:rPr>
        <w:noProof/>
      </w:rPr>
    </w:sdtEndPr>
    <w:sdtContent>
      <w:p w14:paraId="6CEB0E01" w14:textId="34664E5A" w:rsidR="00CB2BB8" w:rsidRDefault="00CB2BB8" w:rsidP="001B050D">
        <w:pPr>
          <w:spacing w:line="246" w:lineRule="exact"/>
          <w:ind w:left="20"/>
          <w:jc w:val="right"/>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r>
          <w:rPr>
            <w:rFonts w:ascii="Arial"/>
            <w:b/>
            <w:color w:val="FF0000"/>
            <w:spacing w:val="-3"/>
          </w:rPr>
          <w:tab/>
        </w:r>
        <w:r>
          <w:rPr>
            <w:rFonts w:ascii="Arial"/>
            <w:b/>
            <w:color w:val="FF0000"/>
            <w:spacing w:val="-3"/>
          </w:rPr>
          <w:tab/>
        </w:r>
        <w:r>
          <w:rPr>
            <w:rFonts w:ascii="Arial"/>
            <w:b/>
            <w:color w:val="FF0000"/>
            <w:spacing w:val="-3"/>
          </w:rPr>
          <w:tab/>
        </w: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C95A" w14:textId="77777777" w:rsidR="00CB2BB8" w:rsidRDefault="00CB2BB8">
    <w:pPr>
      <w:spacing w:line="14" w:lineRule="auto"/>
      <w:rPr>
        <w:sz w:val="20"/>
        <w:szCs w:val="20"/>
      </w:rPr>
    </w:pPr>
    <w:r>
      <w:rPr>
        <w:noProof/>
      </w:rPr>
      <mc:AlternateContent>
        <mc:Choice Requires="wps">
          <w:drawing>
            <wp:anchor distT="0" distB="0" distL="114300" distR="114300" simplePos="0" relativeHeight="503257472" behindDoc="1" locked="0" layoutInCell="1" allowOverlap="1" wp14:anchorId="4911C7D6" wp14:editId="4A2C493D">
              <wp:simplePos x="0" y="0"/>
              <wp:positionH relativeFrom="page">
                <wp:posOffset>2160905</wp:posOffset>
              </wp:positionH>
              <wp:positionV relativeFrom="page">
                <wp:posOffset>9369425</wp:posOffset>
              </wp:positionV>
              <wp:extent cx="328168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16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2AE2D" w14:textId="77777777" w:rsidR="00CB2BB8" w:rsidRDefault="00CB2BB8">
                          <w:pPr>
                            <w:spacing w:line="246" w:lineRule="exact"/>
                            <w:ind w:left="20"/>
                            <w:rPr>
                              <w:rFonts w:ascii="Arial" w:eastAsia="Arial" w:hAnsi="Arial" w:cs="Arial"/>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1C7D6" id="_x0000_t202" coordsize="21600,21600" o:spt="202" path="m,l,21600r21600,l21600,xe">
              <v:stroke joinstyle="miter"/>
              <v:path gradientshapeok="t" o:connecttype="rect"/>
            </v:shapetype>
            <v:shape id="Text Box 1" o:spid="_x0000_s1029" type="#_x0000_t202" style="position:absolute;margin-left:170.15pt;margin-top:737.75pt;width:258.4pt;height:13.05pt;z-index:-5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CergIAALA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" filled="f" stroked="f">
              <v:textbox inset="0,0,0,0">
                <w:txbxContent>
                  <w:p w14:paraId="2E32AE2D" w14:textId="77777777" w:rsidR="00CB2BB8" w:rsidRDefault="00CB2BB8">
                    <w:pPr>
                      <w:spacing w:line="246" w:lineRule="exact"/>
                      <w:ind w:left="20"/>
                      <w:rPr>
                        <w:rFonts w:ascii="Arial" w:eastAsia="Arial" w:hAnsi="Arial" w:cs="Arial"/>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1708407"/>
      <w:docPartObj>
        <w:docPartGallery w:val="Page Numbers (Bottom of Page)"/>
        <w:docPartUnique/>
      </w:docPartObj>
    </w:sdtPr>
    <w:sdtEndPr>
      <w:rPr>
        <w:noProof/>
      </w:rPr>
    </w:sdtEndPr>
    <w:sdtContent>
      <w:p w14:paraId="72D79954" w14:textId="77777777" w:rsidR="00CB2BB8" w:rsidRDefault="00CB2BB8" w:rsidP="001B050D">
        <w:pPr>
          <w:spacing w:line="246" w:lineRule="exact"/>
          <w:ind w:left="20"/>
          <w:jc w:val="right"/>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r>
          <w:rPr>
            <w:rFonts w:ascii="Arial"/>
            <w:b/>
            <w:color w:val="FF0000"/>
            <w:spacing w:val="-3"/>
          </w:rPr>
          <w:tab/>
        </w:r>
        <w:r>
          <w:rPr>
            <w:rFonts w:ascii="Arial"/>
            <w:b/>
            <w:color w:val="FF0000"/>
            <w:spacing w:val="-3"/>
          </w:rPr>
          <w:tab/>
        </w:r>
        <w:r>
          <w:rPr>
            <w:rFonts w:ascii="Arial"/>
            <w:b/>
            <w:color w:val="FF0000"/>
            <w:spacing w:val="-3"/>
          </w:rP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50B0E" w14:textId="77777777" w:rsidR="00F03064" w:rsidRDefault="00F03064">
      <w:r>
        <w:separator/>
      </w:r>
    </w:p>
  </w:footnote>
  <w:footnote w:type="continuationSeparator" w:id="0">
    <w:p w14:paraId="5E27168E" w14:textId="77777777" w:rsidR="00F03064" w:rsidRDefault="00F030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504D" w14:textId="77777777" w:rsidR="00CB2BB8" w:rsidRDefault="00CB2BB8">
    <w:pPr>
      <w:spacing w:line="14" w:lineRule="auto"/>
      <w:rPr>
        <w:sz w:val="20"/>
        <w:szCs w:val="20"/>
      </w:rPr>
    </w:pPr>
    <w:r>
      <w:rPr>
        <w:noProof/>
      </w:rPr>
      <mc:AlternateContent>
        <mc:Choice Requires="wps">
          <w:drawing>
            <wp:anchor distT="0" distB="0" distL="114300" distR="114300" simplePos="0" relativeHeight="503257448" behindDoc="1" locked="0" layoutInCell="1" allowOverlap="1" wp14:anchorId="1E62E4DE" wp14:editId="01A15339">
              <wp:simplePos x="0" y="0"/>
              <wp:positionH relativeFrom="page">
                <wp:posOffset>899160</wp:posOffset>
              </wp:positionH>
              <wp:positionV relativeFrom="page">
                <wp:posOffset>457200</wp:posOffset>
              </wp:positionV>
              <wp:extent cx="2583180" cy="271145"/>
              <wp:effectExtent l="0" t="0" r="7620"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DA6E4" w14:textId="138ECE75" w:rsidR="00CB2BB8" w:rsidRDefault="00CB2BB8">
                          <w:pPr>
                            <w:spacing w:line="204" w:lineRule="exact"/>
                            <w:ind w:left="20"/>
                            <w:rPr>
                              <w:rFonts w:ascii="Arial" w:eastAsia="Arial" w:hAnsi="Arial" w:cs="Arial"/>
                              <w:sz w:val="18"/>
                              <w:szCs w:val="18"/>
                            </w:rPr>
                          </w:pPr>
                          <w:r>
                            <w:rPr>
                              <w:rFonts w:ascii="Arial"/>
                              <w:i/>
                              <w:sz w:val="18"/>
                            </w:rPr>
                            <w:t xml:space="preserve">Wind </w:t>
                          </w:r>
                          <w:r>
                            <w:rPr>
                              <w:rFonts w:ascii="Arial"/>
                              <w:i/>
                              <w:spacing w:val="-1"/>
                              <w:sz w:val="18"/>
                            </w:rPr>
                            <w:t>River</w:t>
                          </w:r>
                          <w:r>
                            <w:rPr>
                              <w:rFonts w:ascii="Arial"/>
                              <w:i/>
                              <w:sz w:val="18"/>
                            </w:rPr>
                            <w:t xml:space="preserve"> </w:t>
                          </w:r>
                          <w:r>
                            <w:rPr>
                              <w:rFonts w:ascii="Arial"/>
                              <w:i/>
                              <w:spacing w:val="-1"/>
                              <w:sz w:val="18"/>
                            </w:rPr>
                            <w:t>VxWorks</w:t>
                          </w:r>
                          <w:r>
                            <w:rPr>
                              <w:rFonts w:ascii="Arial"/>
                              <w:i/>
                              <w:spacing w:val="-2"/>
                              <w:sz w:val="18"/>
                            </w:rPr>
                            <w:t xml:space="preserve"> </w:t>
                          </w:r>
                        </w:p>
                        <w:p w14:paraId="46D87E80" w14:textId="05F12B72" w:rsidR="00CB2BB8" w:rsidRDefault="00CB2BB8">
                          <w:pPr>
                            <w:spacing w:line="207" w:lineRule="exact"/>
                            <w:ind w:left="20"/>
                            <w:rPr>
                              <w:rFonts w:ascii="Arial" w:eastAsia="Arial" w:hAnsi="Arial" w:cs="Arial"/>
                              <w:sz w:val="18"/>
                              <w:szCs w:val="18"/>
                            </w:rPr>
                          </w:pPr>
                          <w:r>
                            <w:rPr>
                              <w:rFonts w:ascii="Arial"/>
                              <w:i/>
                              <w:sz w:val="18"/>
                            </w:rPr>
                            <w:t xml:space="preserve">Software </w:t>
                          </w:r>
                          <w:r>
                            <w:rPr>
                              <w:rFonts w:ascii="Arial"/>
                              <w:i/>
                              <w:spacing w:val="-1"/>
                              <w:sz w:val="18"/>
                            </w:rPr>
                            <w:t>Development</w:t>
                          </w:r>
                          <w:r>
                            <w:rPr>
                              <w:rFonts w:ascii="Arial"/>
                              <w:i/>
                              <w:sz w:val="18"/>
                            </w:rPr>
                            <w:t xml:space="preserve"> </w:t>
                          </w:r>
                          <w:r>
                            <w:rPr>
                              <w:rFonts w:ascii="Arial"/>
                              <w:i/>
                              <w:spacing w:val="-1"/>
                              <w:sz w:val="18"/>
                            </w:rPr>
                            <w:t>Process</w:t>
                          </w:r>
                          <w:r>
                            <w:rPr>
                              <w:rFonts w:ascii="Arial"/>
                              <w:i/>
                              <w:spacing w:val="1"/>
                              <w:sz w:val="18"/>
                            </w:rPr>
                            <w:t xml:space="preserve"> </w:t>
                          </w:r>
                          <w:r>
                            <w:rPr>
                              <w:rFonts w:ascii="Arial"/>
                              <w:i/>
                              <w:spacing w:val="-1"/>
                              <w:sz w:val="18"/>
                            </w:rPr>
                            <w:t>Overview</w:t>
                          </w:r>
                          <w:r>
                            <w:rPr>
                              <w:rFonts w:ascii="Arial"/>
                              <w:i/>
                              <w:spacing w:val="3"/>
                              <w:sz w:val="18"/>
                            </w:rPr>
                            <w:t xml:space="preserve"> </w:t>
                          </w:r>
                          <w:r>
                            <w:rPr>
                              <w:rFonts w:ascii="Arial"/>
                              <w:i/>
                              <w:spacing w:val="-1"/>
                              <w:sz w:val="18"/>
                            </w:rPr>
                            <w:t>Rev.</w:t>
                          </w:r>
                          <w:r>
                            <w:rPr>
                              <w:rFonts w:ascii="Arial"/>
                              <w:i/>
                              <w:sz w:val="18"/>
                            </w:rPr>
                            <w:t xml:space="preserve"> 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2E4DE" id="_x0000_t202" coordsize="21600,21600" o:spt="202" path="m,l,21600r21600,l21600,xe">
              <v:stroke joinstyle="miter"/>
              <v:path gradientshapeok="t" o:connecttype="rect"/>
            </v:shapetype>
            <v:shape id="Text Box 2" o:spid="_x0000_s1028" type="#_x0000_t202" style="position:absolute;margin-left:70.8pt;margin-top:36pt;width:203.4pt;height:21.35pt;z-index:-59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1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" filled="f" stroked="f">
              <v:textbox inset="0,0,0,0">
                <w:txbxContent>
                  <w:p w14:paraId="7F5DA6E4" w14:textId="138ECE75" w:rsidR="00CB2BB8" w:rsidRDefault="00CB2BB8">
                    <w:pPr>
                      <w:spacing w:line="204" w:lineRule="exact"/>
                      <w:ind w:left="20"/>
                      <w:rPr>
                        <w:rFonts w:ascii="Arial" w:eastAsia="Arial" w:hAnsi="Arial" w:cs="Arial"/>
                        <w:sz w:val="18"/>
                        <w:szCs w:val="18"/>
                      </w:rPr>
                    </w:pPr>
                    <w:r>
                      <w:rPr>
                        <w:rFonts w:ascii="Arial"/>
                        <w:i/>
                        <w:sz w:val="18"/>
                      </w:rPr>
                      <w:t xml:space="preserve">Wind </w:t>
                    </w:r>
                    <w:r>
                      <w:rPr>
                        <w:rFonts w:ascii="Arial"/>
                        <w:i/>
                        <w:spacing w:val="-1"/>
                        <w:sz w:val="18"/>
                      </w:rPr>
                      <w:t>River</w:t>
                    </w:r>
                    <w:r>
                      <w:rPr>
                        <w:rFonts w:ascii="Arial"/>
                        <w:i/>
                        <w:sz w:val="18"/>
                      </w:rPr>
                      <w:t xml:space="preserve"> </w:t>
                    </w:r>
                    <w:r>
                      <w:rPr>
                        <w:rFonts w:ascii="Arial"/>
                        <w:i/>
                        <w:spacing w:val="-1"/>
                        <w:sz w:val="18"/>
                      </w:rPr>
                      <w:t>VxWorks</w:t>
                    </w:r>
                    <w:r>
                      <w:rPr>
                        <w:rFonts w:ascii="Arial"/>
                        <w:i/>
                        <w:spacing w:val="-2"/>
                        <w:sz w:val="18"/>
                      </w:rPr>
                      <w:t xml:space="preserve"> </w:t>
                    </w:r>
                  </w:p>
                  <w:p w14:paraId="46D87E80" w14:textId="05F12B72" w:rsidR="00CB2BB8" w:rsidRDefault="00CB2BB8">
                    <w:pPr>
                      <w:spacing w:line="207" w:lineRule="exact"/>
                      <w:ind w:left="20"/>
                      <w:rPr>
                        <w:rFonts w:ascii="Arial" w:eastAsia="Arial" w:hAnsi="Arial" w:cs="Arial"/>
                        <w:sz w:val="18"/>
                        <w:szCs w:val="18"/>
                      </w:rPr>
                    </w:pPr>
                    <w:r>
                      <w:rPr>
                        <w:rFonts w:ascii="Arial"/>
                        <w:i/>
                        <w:sz w:val="18"/>
                      </w:rPr>
                      <w:t xml:space="preserve">Software </w:t>
                    </w:r>
                    <w:r>
                      <w:rPr>
                        <w:rFonts w:ascii="Arial"/>
                        <w:i/>
                        <w:spacing w:val="-1"/>
                        <w:sz w:val="18"/>
                      </w:rPr>
                      <w:t>Development</w:t>
                    </w:r>
                    <w:r>
                      <w:rPr>
                        <w:rFonts w:ascii="Arial"/>
                        <w:i/>
                        <w:sz w:val="18"/>
                      </w:rPr>
                      <w:t xml:space="preserve"> </w:t>
                    </w:r>
                    <w:r>
                      <w:rPr>
                        <w:rFonts w:ascii="Arial"/>
                        <w:i/>
                        <w:spacing w:val="-1"/>
                        <w:sz w:val="18"/>
                      </w:rPr>
                      <w:t>Process</w:t>
                    </w:r>
                    <w:r>
                      <w:rPr>
                        <w:rFonts w:ascii="Arial"/>
                        <w:i/>
                        <w:spacing w:val="1"/>
                        <w:sz w:val="18"/>
                      </w:rPr>
                      <w:t xml:space="preserve"> </w:t>
                    </w:r>
                    <w:r>
                      <w:rPr>
                        <w:rFonts w:ascii="Arial"/>
                        <w:i/>
                        <w:spacing w:val="-1"/>
                        <w:sz w:val="18"/>
                      </w:rPr>
                      <w:t>Overview</w:t>
                    </w:r>
                    <w:r>
                      <w:rPr>
                        <w:rFonts w:ascii="Arial"/>
                        <w:i/>
                        <w:spacing w:val="3"/>
                        <w:sz w:val="18"/>
                      </w:rPr>
                      <w:t xml:space="preserve"> </w:t>
                    </w:r>
                    <w:r>
                      <w:rPr>
                        <w:rFonts w:ascii="Arial"/>
                        <w:i/>
                        <w:spacing w:val="-1"/>
                        <w:sz w:val="18"/>
                      </w:rPr>
                      <w:t>Rev.</w:t>
                    </w:r>
                    <w:r>
                      <w:rPr>
                        <w:rFonts w:ascii="Arial"/>
                        <w:i/>
                        <w:sz w:val="18"/>
                      </w:rPr>
                      <w:t xml:space="preserve"> 1.3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74555"/>
    <w:multiLevelType w:val="hybridMultilevel"/>
    <w:tmpl w:val="7D92B65E"/>
    <w:lvl w:ilvl="0" w:tplc="541AD426">
      <w:start w:val="1"/>
      <w:numFmt w:val="bullet"/>
      <w:pStyle w:val="BulletA1"/>
      <w:lvlText w:val=""/>
      <w:lvlJc w:val="left"/>
      <w:pPr>
        <w:ind w:left="720" w:hanging="360"/>
      </w:pPr>
      <w:rPr>
        <w:rFonts w:ascii="Symbol" w:hAnsi="Symbol" w:hint="default"/>
        <w:spacing w:val="0"/>
        <w:kern w:val="16"/>
        <w:position w:val="0"/>
        <w:sz w:val="16"/>
      </w:rPr>
    </w:lvl>
    <w:lvl w:ilvl="1" w:tplc="A2229B80">
      <w:start w:val="1"/>
      <w:numFmt w:val="bullet"/>
      <w:pStyle w:val="BulletA2"/>
      <w:lvlText w:val=""/>
      <w:lvlJc w:val="left"/>
      <w:pPr>
        <w:ind w:left="1440" w:hanging="360"/>
      </w:pPr>
      <w:rPr>
        <w:rFonts w:ascii="Symbol" w:hAnsi="Symbol" w:hint="default"/>
        <w:spacing w:val="0"/>
        <w:kern w:val="16"/>
        <w:position w:val="0"/>
        <w:sz w:val="16"/>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081219"/>
    <w:multiLevelType w:val="hybridMultilevel"/>
    <w:tmpl w:val="074C3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35BEE"/>
    <w:multiLevelType w:val="hybridMultilevel"/>
    <w:tmpl w:val="F9AABC24"/>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3" w15:restartNumberingAfterBreak="0">
    <w:nsid w:val="4D0C19DD"/>
    <w:multiLevelType w:val="multilevel"/>
    <w:tmpl w:val="1E8E7944"/>
    <w:styleLink w:val="Head1"/>
    <w:lvl w:ilvl="0">
      <w:start w:val="1"/>
      <w:numFmt w:val="decimal"/>
      <w:pStyle w:val="HeadingA1"/>
      <w:lvlText w:val="%1"/>
      <w:lvlJc w:val="right"/>
      <w:pPr>
        <w:ind w:left="360" w:hanging="360"/>
      </w:pPr>
      <w:rPr>
        <w:rFonts w:ascii="Arial" w:hAnsi="Arial" w:hint="default"/>
        <w:b w:val="0"/>
        <w:i/>
        <w:sz w:val="52"/>
      </w:rPr>
    </w:lvl>
    <w:lvl w:ilvl="1">
      <w:start w:val="1"/>
      <w:numFmt w:val="decimal"/>
      <w:pStyle w:val="HeadingA2"/>
      <w:lvlText w:val="%1.%2."/>
      <w:lvlJc w:val="left"/>
      <w:pPr>
        <w:ind w:left="792" w:hanging="432"/>
      </w:pPr>
    </w:lvl>
    <w:lvl w:ilvl="2">
      <w:start w:val="1"/>
      <w:numFmt w:val="decimal"/>
      <w:pStyle w:val="HeadingA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5275622"/>
    <w:multiLevelType w:val="multilevel"/>
    <w:tmpl w:val="90FCA6FC"/>
    <w:lvl w:ilvl="0">
      <w:start w:val="1"/>
      <w:numFmt w:val="decimal"/>
      <w:lvlText w:val="%1"/>
      <w:lvlJc w:val="left"/>
      <w:pPr>
        <w:ind w:left="1160" w:hanging="720"/>
      </w:pPr>
      <w:rPr>
        <w:rFonts w:ascii="Arial" w:eastAsia="Arial" w:hAnsi="Arial" w:hint="default"/>
        <w:b/>
        <w:bCs/>
        <w:sz w:val="22"/>
        <w:szCs w:val="22"/>
      </w:rPr>
    </w:lvl>
    <w:lvl w:ilvl="1">
      <w:start w:val="1"/>
      <w:numFmt w:val="decimal"/>
      <w:lvlText w:val="%1.%2"/>
      <w:lvlJc w:val="left"/>
      <w:pPr>
        <w:ind w:left="1880" w:hanging="720"/>
      </w:pPr>
      <w:rPr>
        <w:rFonts w:ascii="Arial" w:eastAsia="Arial" w:hAnsi="Arial" w:hint="default"/>
        <w:w w:val="99"/>
        <w:sz w:val="19"/>
        <w:szCs w:val="19"/>
      </w:rPr>
    </w:lvl>
    <w:lvl w:ilvl="2">
      <w:start w:val="1"/>
      <w:numFmt w:val="decimal"/>
      <w:lvlText w:val="%1.%2.%3"/>
      <w:lvlJc w:val="left"/>
      <w:pPr>
        <w:ind w:left="2601" w:hanging="721"/>
      </w:pPr>
      <w:rPr>
        <w:rFonts w:ascii="Arial" w:eastAsia="Arial" w:hAnsi="Arial" w:hint="default"/>
        <w:w w:val="99"/>
        <w:sz w:val="19"/>
        <w:szCs w:val="19"/>
      </w:rPr>
    </w:lvl>
    <w:lvl w:ilvl="3">
      <w:start w:val="1"/>
      <w:numFmt w:val="bullet"/>
      <w:lvlText w:val="•"/>
      <w:lvlJc w:val="left"/>
      <w:pPr>
        <w:ind w:left="3423" w:hanging="721"/>
      </w:pPr>
      <w:rPr>
        <w:rFonts w:hint="default"/>
      </w:rPr>
    </w:lvl>
    <w:lvl w:ilvl="4">
      <w:start w:val="1"/>
      <w:numFmt w:val="bullet"/>
      <w:lvlText w:val="•"/>
      <w:lvlJc w:val="left"/>
      <w:pPr>
        <w:ind w:left="4245" w:hanging="721"/>
      </w:pPr>
      <w:rPr>
        <w:rFonts w:hint="default"/>
      </w:rPr>
    </w:lvl>
    <w:lvl w:ilvl="5">
      <w:start w:val="1"/>
      <w:numFmt w:val="bullet"/>
      <w:lvlText w:val="•"/>
      <w:lvlJc w:val="left"/>
      <w:pPr>
        <w:ind w:left="5068" w:hanging="721"/>
      </w:pPr>
      <w:rPr>
        <w:rFonts w:hint="default"/>
      </w:rPr>
    </w:lvl>
    <w:lvl w:ilvl="6">
      <w:start w:val="1"/>
      <w:numFmt w:val="bullet"/>
      <w:lvlText w:val="•"/>
      <w:lvlJc w:val="left"/>
      <w:pPr>
        <w:ind w:left="5890" w:hanging="721"/>
      </w:pPr>
      <w:rPr>
        <w:rFonts w:hint="default"/>
      </w:rPr>
    </w:lvl>
    <w:lvl w:ilvl="7">
      <w:start w:val="1"/>
      <w:numFmt w:val="bullet"/>
      <w:lvlText w:val="•"/>
      <w:lvlJc w:val="left"/>
      <w:pPr>
        <w:ind w:left="6712" w:hanging="721"/>
      </w:pPr>
      <w:rPr>
        <w:rFonts w:hint="default"/>
      </w:rPr>
    </w:lvl>
    <w:lvl w:ilvl="8">
      <w:start w:val="1"/>
      <w:numFmt w:val="bullet"/>
      <w:lvlText w:val="•"/>
      <w:lvlJc w:val="left"/>
      <w:pPr>
        <w:ind w:left="7535" w:hanging="721"/>
      </w:pPr>
      <w:rPr>
        <w:rFonts w:hint="default"/>
      </w:rPr>
    </w:lvl>
  </w:abstractNum>
  <w:num w:numId="1">
    <w:abstractNumId w:val="4"/>
  </w:num>
  <w:num w:numId="2">
    <w:abstractNumId w:val="0"/>
  </w:num>
  <w:num w:numId="3">
    <w:abstractNumId w:val="3"/>
  </w:num>
  <w:num w:numId="4">
    <w:abstractNumId w:val="2"/>
  </w:num>
  <w:num w:numId="5">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ng, Kitty">
    <w15:presenceInfo w15:providerId="AD" w15:userId="S::kitty.kong@windriver.com::37e21600-8b97-41d9-b764-d7e6b6d2b4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DC"/>
    <w:rsid w:val="00007A9E"/>
    <w:rsid w:val="00036603"/>
    <w:rsid w:val="00054CF1"/>
    <w:rsid w:val="00056499"/>
    <w:rsid w:val="00065839"/>
    <w:rsid w:val="000724CC"/>
    <w:rsid w:val="000807B8"/>
    <w:rsid w:val="0008200A"/>
    <w:rsid w:val="000F4A95"/>
    <w:rsid w:val="000F4C77"/>
    <w:rsid w:val="001040DA"/>
    <w:rsid w:val="00146090"/>
    <w:rsid w:val="00153A70"/>
    <w:rsid w:val="0019025E"/>
    <w:rsid w:val="001A4317"/>
    <w:rsid w:val="001B050D"/>
    <w:rsid w:val="001C7D9D"/>
    <w:rsid w:val="001D7471"/>
    <w:rsid w:val="001E1F75"/>
    <w:rsid w:val="001E2E54"/>
    <w:rsid w:val="001E66F9"/>
    <w:rsid w:val="001E7FE5"/>
    <w:rsid w:val="00207D20"/>
    <w:rsid w:val="0021712E"/>
    <w:rsid w:val="00222F35"/>
    <w:rsid w:val="0022775E"/>
    <w:rsid w:val="00243170"/>
    <w:rsid w:val="00273ABD"/>
    <w:rsid w:val="00285305"/>
    <w:rsid w:val="002A08A6"/>
    <w:rsid w:val="002A5E89"/>
    <w:rsid w:val="002C12FC"/>
    <w:rsid w:val="002D2232"/>
    <w:rsid w:val="002E0C94"/>
    <w:rsid w:val="0030236B"/>
    <w:rsid w:val="003061BD"/>
    <w:rsid w:val="003112E4"/>
    <w:rsid w:val="00341DFD"/>
    <w:rsid w:val="00356759"/>
    <w:rsid w:val="00360DD4"/>
    <w:rsid w:val="00362AF0"/>
    <w:rsid w:val="00386D4E"/>
    <w:rsid w:val="003E5963"/>
    <w:rsid w:val="003F4F56"/>
    <w:rsid w:val="00411271"/>
    <w:rsid w:val="00415F1C"/>
    <w:rsid w:val="0042349A"/>
    <w:rsid w:val="00431FC1"/>
    <w:rsid w:val="0046138C"/>
    <w:rsid w:val="00487E5A"/>
    <w:rsid w:val="004928F2"/>
    <w:rsid w:val="004A518F"/>
    <w:rsid w:val="004C2F19"/>
    <w:rsid w:val="004E00D9"/>
    <w:rsid w:val="005071BB"/>
    <w:rsid w:val="005A76DC"/>
    <w:rsid w:val="005C5863"/>
    <w:rsid w:val="005C5BA7"/>
    <w:rsid w:val="005E4739"/>
    <w:rsid w:val="005E7973"/>
    <w:rsid w:val="005F49C9"/>
    <w:rsid w:val="00602C82"/>
    <w:rsid w:val="00602FAE"/>
    <w:rsid w:val="006360D8"/>
    <w:rsid w:val="00642507"/>
    <w:rsid w:val="006438D2"/>
    <w:rsid w:val="006577DD"/>
    <w:rsid w:val="00664ABA"/>
    <w:rsid w:val="00676EFC"/>
    <w:rsid w:val="006866C5"/>
    <w:rsid w:val="006923D4"/>
    <w:rsid w:val="006A6BA7"/>
    <w:rsid w:val="006B6EE3"/>
    <w:rsid w:val="006C1460"/>
    <w:rsid w:val="006F658E"/>
    <w:rsid w:val="007025DF"/>
    <w:rsid w:val="00704296"/>
    <w:rsid w:val="00706796"/>
    <w:rsid w:val="007543B6"/>
    <w:rsid w:val="0076048E"/>
    <w:rsid w:val="00790C4D"/>
    <w:rsid w:val="007A441A"/>
    <w:rsid w:val="007B1A88"/>
    <w:rsid w:val="007B38BD"/>
    <w:rsid w:val="007D10F1"/>
    <w:rsid w:val="007D6DAA"/>
    <w:rsid w:val="007F5AA7"/>
    <w:rsid w:val="0081722E"/>
    <w:rsid w:val="008372A4"/>
    <w:rsid w:val="00856595"/>
    <w:rsid w:val="008621BE"/>
    <w:rsid w:val="00866DAD"/>
    <w:rsid w:val="008877CC"/>
    <w:rsid w:val="008924E8"/>
    <w:rsid w:val="008A6B46"/>
    <w:rsid w:val="008B6FD8"/>
    <w:rsid w:val="008C663B"/>
    <w:rsid w:val="008C7903"/>
    <w:rsid w:val="008E7C9A"/>
    <w:rsid w:val="00902BE4"/>
    <w:rsid w:val="009373BE"/>
    <w:rsid w:val="00941295"/>
    <w:rsid w:val="00942B63"/>
    <w:rsid w:val="00954345"/>
    <w:rsid w:val="00963058"/>
    <w:rsid w:val="00964BF9"/>
    <w:rsid w:val="0096633F"/>
    <w:rsid w:val="00972FCB"/>
    <w:rsid w:val="00997FFB"/>
    <w:rsid w:val="009A38C9"/>
    <w:rsid w:val="009D0746"/>
    <w:rsid w:val="009D2CDB"/>
    <w:rsid w:val="009F1BC6"/>
    <w:rsid w:val="00A02048"/>
    <w:rsid w:val="00A06DC3"/>
    <w:rsid w:val="00A1341E"/>
    <w:rsid w:val="00A279B5"/>
    <w:rsid w:val="00A45169"/>
    <w:rsid w:val="00A6747D"/>
    <w:rsid w:val="00A71BBB"/>
    <w:rsid w:val="00A7490C"/>
    <w:rsid w:val="00A74AAA"/>
    <w:rsid w:val="00A85D2D"/>
    <w:rsid w:val="00AB4C7C"/>
    <w:rsid w:val="00AC03E6"/>
    <w:rsid w:val="00AC69AE"/>
    <w:rsid w:val="00AE35BD"/>
    <w:rsid w:val="00AF134A"/>
    <w:rsid w:val="00AF488F"/>
    <w:rsid w:val="00B0397D"/>
    <w:rsid w:val="00B1330F"/>
    <w:rsid w:val="00B40487"/>
    <w:rsid w:val="00B4129E"/>
    <w:rsid w:val="00B46CF5"/>
    <w:rsid w:val="00B71E62"/>
    <w:rsid w:val="00BA42FA"/>
    <w:rsid w:val="00BE38D4"/>
    <w:rsid w:val="00BE7B32"/>
    <w:rsid w:val="00C02E00"/>
    <w:rsid w:val="00C11A87"/>
    <w:rsid w:val="00C21F30"/>
    <w:rsid w:val="00C33EE2"/>
    <w:rsid w:val="00C42E39"/>
    <w:rsid w:val="00C5612C"/>
    <w:rsid w:val="00C83B87"/>
    <w:rsid w:val="00C85AE1"/>
    <w:rsid w:val="00CB2BB8"/>
    <w:rsid w:val="00CB7F30"/>
    <w:rsid w:val="00CC663B"/>
    <w:rsid w:val="00CF13A6"/>
    <w:rsid w:val="00D005FA"/>
    <w:rsid w:val="00D24A9B"/>
    <w:rsid w:val="00D37F62"/>
    <w:rsid w:val="00D4074D"/>
    <w:rsid w:val="00D45A9A"/>
    <w:rsid w:val="00D569F3"/>
    <w:rsid w:val="00D6073A"/>
    <w:rsid w:val="00D62B60"/>
    <w:rsid w:val="00D75EDA"/>
    <w:rsid w:val="00D85075"/>
    <w:rsid w:val="00D87A99"/>
    <w:rsid w:val="00DB5FED"/>
    <w:rsid w:val="00DD530C"/>
    <w:rsid w:val="00DE04ED"/>
    <w:rsid w:val="00DF074F"/>
    <w:rsid w:val="00E005E3"/>
    <w:rsid w:val="00E128C1"/>
    <w:rsid w:val="00E34B19"/>
    <w:rsid w:val="00E34EE8"/>
    <w:rsid w:val="00E35F56"/>
    <w:rsid w:val="00E367D3"/>
    <w:rsid w:val="00E4440F"/>
    <w:rsid w:val="00E457B4"/>
    <w:rsid w:val="00E46A4E"/>
    <w:rsid w:val="00E52338"/>
    <w:rsid w:val="00E86200"/>
    <w:rsid w:val="00EA2DBC"/>
    <w:rsid w:val="00EA428B"/>
    <w:rsid w:val="00EE7270"/>
    <w:rsid w:val="00EF5600"/>
    <w:rsid w:val="00EF6BFC"/>
    <w:rsid w:val="00F03064"/>
    <w:rsid w:val="00F04291"/>
    <w:rsid w:val="00F0714B"/>
    <w:rsid w:val="00F1408B"/>
    <w:rsid w:val="00F20703"/>
    <w:rsid w:val="00F41A6A"/>
    <w:rsid w:val="00F5435C"/>
    <w:rsid w:val="00F568C1"/>
    <w:rsid w:val="00F62376"/>
    <w:rsid w:val="00F640F9"/>
    <w:rsid w:val="00F71CF4"/>
    <w:rsid w:val="00F80987"/>
    <w:rsid w:val="00F8311F"/>
    <w:rsid w:val="00FC781D"/>
    <w:rsid w:val="00FD1A20"/>
    <w:rsid w:val="00FE4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8C5B5"/>
  <w15:docId w15:val="{3A5AC561-16AB-44BF-A9FA-255261732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style>
  <w:style w:type="paragraph" w:styleId="Heading1">
    <w:name w:val="heading 1"/>
    <w:basedOn w:val="Normal"/>
    <w:uiPriority w:val="1"/>
    <w:qFormat/>
    <w:pPr>
      <w:ind w:left="676" w:hanging="576"/>
      <w:outlineLvl w:val="0"/>
    </w:pPr>
    <w:rPr>
      <w:rFonts w:ascii="Arial" w:eastAsia="Arial" w:hAnsi="Arial"/>
      <w:b/>
      <w:bCs/>
      <w:sz w:val="28"/>
      <w:szCs w:val="28"/>
    </w:rPr>
  </w:style>
  <w:style w:type="paragraph" w:styleId="Heading2">
    <w:name w:val="heading 2"/>
    <w:basedOn w:val="Normal"/>
    <w:uiPriority w:val="1"/>
    <w:qFormat/>
    <w:pPr>
      <w:ind w:left="20"/>
      <w:outlineLvl w:val="1"/>
    </w:pPr>
    <w:rPr>
      <w:rFonts w:ascii="Arial" w:eastAsia="Arial" w:hAnsi="Arial"/>
      <w:b/>
      <w:bCs/>
    </w:rPr>
  </w:style>
  <w:style w:type="paragraph" w:styleId="Heading3">
    <w:name w:val="heading 3"/>
    <w:basedOn w:val="Normal"/>
    <w:next w:val="Normal"/>
    <w:link w:val="Heading3Char"/>
    <w:uiPriority w:val="9"/>
    <w:semiHidden/>
    <w:unhideWhenUsed/>
    <w:qFormat/>
    <w:rsid w:val="00F6237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2"/>
      <w:ind w:left="1160" w:hanging="720"/>
    </w:pPr>
    <w:rPr>
      <w:rFonts w:ascii="Arial" w:eastAsia="Arial" w:hAnsi="Arial"/>
      <w:b/>
      <w:bCs/>
    </w:rPr>
  </w:style>
  <w:style w:type="paragraph" w:styleId="TOC2">
    <w:name w:val="toc 2"/>
    <w:basedOn w:val="Normal"/>
    <w:uiPriority w:val="39"/>
    <w:qFormat/>
    <w:pPr>
      <w:spacing w:before="239"/>
      <w:ind w:left="1880" w:hanging="720"/>
    </w:pPr>
    <w:rPr>
      <w:rFonts w:ascii="Times New Roman" w:eastAsia="Times New Roman" w:hAnsi="Times New Roman"/>
      <w:sz w:val="19"/>
      <w:szCs w:val="19"/>
    </w:rPr>
  </w:style>
  <w:style w:type="paragraph" w:styleId="TOC3">
    <w:name w:val="toc 3"/>
    <w:basedOn w:val="Normal"/>
    <w:uiPriority w:val="39"/>
    <w:qFormat/>
    <w:pPr>
      <w:spacing w:before="119"/>
      <w:ind w:left="2601" w:hanging="721"/>
    </w:pPr>
    <w:rPr>
      <w:rFonts w:ascii="Times New Roman" w:eastAsia="Times New Roman" w:hAnsi="Times New Roman"/>
      <w:sz w:val="19"/>
      <w:szCs w:val="19"/>
    </w:rPr>
  </w:style>
  <w:style w:type="paragraph" w:styleId="TOC4">
    <w:name w:val="toc 4"/>
    <w:basedOn w:val="Normal"/>
    <w:uiPriority w:val="1"/>
    <w:qFormat/>
    <w:pPr>
      <w:spacing w:before="120"/>
      <w:ind w:left="2601"/>
    </w:pPr>
    <w:rPr>
      <w:rFonts w:ascii="Times New Roman" w:eastAsia="Times New Roman" w:hAnsi="Times New Roman"/>
      <w:sz w:val="19"/>
      <w:szCs w:val="19"/>
    </w:rPr>
  </w:style>
  <w:style w:type="paragraph" w:styleId="BodyText">
    <w:name w:val="Body Text"/>
    <w:basedOn w:val="Normal"/>
    <w:uiPriority w:val="1"/>
    <w:qFormat/>
    <w:rsid w:val="004A518F"/>
    <w:pPr>
      <w:spacing w:before="120"/>
      <w:ind w:left="720"/>
    </w:pPr>
    <w:rPr>
      <w:rFonts w:eastAsia="Times New Roman"/>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F134A"/>
    <w:rPr>
      <w:rFonts w:ascii="Tahoma" w:hAnsi="Tahoma" w:cs="Tahoma"/>
      <w:sz w:val="16"/>
      <w:szCs w:val="16"/>
    </w:rPr>
  </w:style>
  <w:style w:type="character" w:customStyle="1" w:styleId="BalloonTextChar">
    <w:name w:val="Balloon Text Char"/>
    <w:basedOn w:val="DefaultParagraphFont"/>
    <w:link w:val="BalloonText"/>
    <w:uiPriority w:val="99"/>
    <w:semiHidden/>
    <w:rsid w:val="00AF134A"/>
    <w:rPr>
      <w:rFonts w:ascii="Tahoma" w:hAnsi="Tahoma" w:cs="Tahoma"/>
      <w:sz w:val="16"/>
      <w:szCs w:val="16"/>
    </w:rPr>
  </w:style>
  <w:style w:type="paragraph" w:styleId="Header">
    <w:name w:val="header"/>
    <w:basedOn w:val="Normal"/>
    <w:link w:val="HeaderChar"/>
    <w:uiPriority w:val="99"/>
    <w:unhideWhenUsed/>
    <w:rsid w:val="001A4317"/>
    <w:pPr>
      <w:tabs>
        <w:tab w:val="center" w:pos="4680"/>
        <w:tab w:val="right" w:pos="9360"/>
      </w:tabs>
    </w:pPr>
  </w:style>
  <w:style w:type="character" w:customStyle="1" w:styleId="HeaderChar">
    <w:name w:val="Header Char"/>
    <w:basedOn w:val="DefaultParagraphFont"/>
    <w:link w:val="Header"/>
    <w:uiPriority w:val="99"/>
    <w:rsid w:val="001A4317"/>
  </w:style>
  <w:style w:type="paragraph" w:styleId="Footer">
    <w:name w:val="footer"/>
    <w:basedOn w:val="Normal"/>
    <w:link w:val="FooterChar"/>
    <w:uiPriority w:val="99"/>
    <w:unhideWhenUsed/>
    <w:rsid w:val="001A4317"/>
    <w:pPr>
      <w:tabs>
        <w:tab w:val="center" w:pos="4680"/>
        <w:tab w:val="right" w:pos="9360"/>
      </w:tabs>
    </w:pPr>
  </w:style>
  <w:style w:type="character" w:customStyle="1" w:styleId="FooterChar">
    <w:name w:val="Footer Char"/>
    <w:basedOn w:val="DefaultParagraphFont"/>
    <w:link w:val="Footer"/>
    <w:uiPriority w:val="99"/>
    <w:rsid w:val="001A4317"/>
  </w:style>
  <w:style w:type="character" w:styleId="CommentReference">
    <w:name w:val="annotation reference"/>
    <w:basedOn w:val="DefaultParagraphFont"/>
    <w:uiPriority w:val="99"/>
    <w:semiHidden/>
    <w:unhideWhenUsed/>
    <w:rsid w:val="00F41A6A"/>
    <w:rPr>
      <w:sz w:val="16"/>
      <w:szCs w:val="16"/>
    </w:rPr>
  </w:style>
  <w:style w:type="paragraph" w:styleId="CommentText">
    <w:name w:val="annotation text"/>
    <w:basedOn w:val="Normal"/>
    <w:link w:val="CommentTextChar"/>
    <w:uiPriority w:val="99"/>
    <w:semiHidden/>
    <w:unhideWhenUsed/>
    <w:rsid w:val="00F41A6A"/>
    <w:rPr>
      <w:sz w:val="20"/>
      <w:szCs w:val="20"/>
    </w:rPr>
  </w:style>
  <w:style w:type="character" w:customStyle="1" w:styleId="CommentTextChar">
    <w:name w:val="Comment Text Char"/>
    <w:basedOn w:val="DefaultParagraphFont"/>
    <w:link w:val="CommentText"/>
    <w:uiPriority w:val="99"/>
    <w:semiHidden/>
    <w:rsid w:val="00F41A6A"/>
    <w:rPr>
      <w:sz w:val="20"/>
      <w:szCs w:val="20"/>
    </w:rPr>
  </w:style>
  <w:style w:type="paragraph" w:styleId="CommentSubject">
    <w:name w:val="annotation subject"/>
    <w:basedOn w:val="CommentText"/>
    <w:next w:val="CommentText"/>
    <w:link w:val="CommentSubjectChar"/>
    <w:uiPriority w:val="99"/>
    <w:semiHidden/>
    <w:unhideWhenUsed/>
    <w:rsid w:val="00F41A6A"/>
    <w:rPr>
      <w:b/>
      <w:bCs/>
    </w:rPr>
  </w:style>
  <w:style w:type="character" w:customStyle="1" w:styleId="CommentSubjectChar">
    <w:name w:val="Comment Subject Char"/>
    <w:basedOn w:val="CommentTextChar"/>
    <w:link w:val="CommentSubject"/>
    <w:uiPriority w:val="99"/>
    <w:semiHidden/>
    <w:rsid w:val="00F41A6A"/>
    <w:rPr>
      <w:b/>
      <w:bCs/>
      <w:sz w:val="20"/>
      <w:szCs w:val="20"/>
    </w:rPr>
  </w:style>
  <w:style w:type="table" w:styleId="TableGrid">
    <w:name w:val="Table Grid"/>
    <w:basedOn w:val="TableNormal"/>
    <w:uiPriority w:val="59"/>
    <w:rsid w:val="00B1330F"/>
    <w:pPr>
      <w:widowControl/>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A1">
    <w:name w:val="Bullet A1"/>
    <w:basedOn w:val="ListParagraph"/>
    <w:link w:val="BulletA1Char"/>
    <w:qFormat/>
    <w:rsid w:val="003061BD"/>
    <w:pPr>
      <w:widowControl/>
      <w:numPr>
        <w:numId w:val="2"/>
      </w:numPr>
      <w:spacing w:before="120" w:after="120" w:line="276" w:lineRule="auto"/>
      <w:contextualSpacing/>
    </w:pPr>
    <w:rPr>
      <w:sz w:val="20"/>
    </w:rPr>
  </w:style>
  <w:style w:type="paragraph" w:customStyle="1" w:styleId="BulletA2">
    <w:name w:val="Bullet A2"/>
    <w:basedOn w:val="BulletA1"/>
    <w:qFormat/>
    <w:rsid w:val="00B1330F"/>
    <w:pPr>
      <w:numPr>
        <w:ilvl w:val="1"/>
      </w:numPr>
      <w:ind w:left="648" w:hanging="216"/>
    </w:pPr>
  </w:style>
  <w:style w:type="character" w:customStyle="1" w:styleId="BulletA1Char">
    <w:name w:val="Bullet A1 Char"/>
    <w:basedOn w:val="DefaultParagraphFont"/>
    <w:link w:val="BulletA1"/>
    <w:rsid w:val="003061BD"/>
    <w:rPr>
      <w:sz w:val="20"/>
    </w:rPr>
  </w:style>
  <w:style w:type="numbering" w:customStyle="1" w:styleId="Head1">
    <w:name w:val="Head 1"/>
    <w:uiPriority w:val="99"/>
    <w:rsid w:val="006438D2"/>
    <w:pPr>
      <w:numPr>
        <w:numId w:val="3"/>
      </w:numPr>
    </w:pPr>
  </w:style>
  <w:style w:type="paragraph" w:customStyle="1" w:styleId="HeadingA1">
    <w:name w:val="Heading A1"/>
    <w:basedOn w:val="Heading1"/>
    <w:next w:val="Normal"/>
    <w:qFormat/>
    <w:rsid w:val="00F62376"/>
    <w:pPr>
      <w:pageBreakBefore/>
      <w:widowControl/>
      <w:numPr>
        <w:numId w:val="3"/>
      </w:numPr>
      <w:tabs>
        <w:tab w:val="left" w:pos="720"/>
      </w:tabs>
      <w:spacing w:before="120" w:after="600" w:line="276" w:lineRule="auto"/>
      <w:contextualSpacing/>
      <w:jc w:val="right"/>
    </w:pPr>
    <w:rPr>
      <w:b w:val="0"/>
      <w:i/>
      <w:sz w:val="52"/>
    </w:rPr>
  </w:style>
  <w:style w:type="paragraph" w:customStyle="1" w:styleId="HeadingA2">
    <w:name w:val="Heading A2"/>
    <w:basedOn w:val="Heading2"/>
    <w:next w:val="Normal"/>
    <w:link w:val="HeadingA2Char"/>
    <w:qFormat/>
    <w:rsid w:val="00F62376"/>
    <w:pPr>
      <w:widowControl/>
      <w:numPr>
        <w:ilvl w:val="1"/>
        <w:numId w:val="3"/>
      </w:numPr>
      <w:spacing w:before="240" w:after="200" w:line="276" w:lineRule="auto"/>
      <w:ind w:left="576" w:hanging="576"/>
      <w:contextualSpacing/>
    </w:pPr>
    <w:rPr>
      <w:sz w:val="28"/>
    </w:rPr>
  </w:style>
  <w:style w:type="paragraph" w:customStyle="1" w:styleId="HeadingA3">
    <w:name w:val="Heading A3"/>
    <w:basedOn w:val="Heading3"/>
    <w:next w:val="Normal"/>
    <w:qFormat/>
    <w:rsid w:val="00F62376"/>
    <w:pPr>
      <w:widowControl/>
      <w:numPr>
        <w:ilvl w:val="2"/>
        <w:numId w:val="3"/>
      </w:numPr>
      <w:spacing w:before="200" w:after="200" w:line="276" w:lineRule="auto"/>
      <w:ind w:left="720" w:hanging="720"/>
      <w:contextualSpacing/>
    </w:pPr>
    <w:rPr>
      <w:rFonts w:ascii="Arial" w:hAnsi="Arial"/>
      <w:b/>
      <w:color w:val="auto"/>
    </w:rPr>
  </w:style>
  <w:style w:type="character" w:customStyle="1" w:styleId="HeadingA2Char">
    <w:name w:val="Heading A2 Char"/>
    <w:basedOn w:val="DefaultParagraphFont"/>
    <w:link w:val="HeadingA2"/>
    <w:rsid w:val="00F62376"/>
    <w:rPr>
      <w:rFonts w:ascii="Arial" w:eastAsia="Arial" w:hAnsi="Arial"/>
      <w:b/>
      <w:bCs/>
      <w:sz w:val="28"/>
    </w:rPr>
  </w:style>
  <w:style w:type="character" w:styleId="Hyperlink">
    <w:name w:val="Hyperlink"/>
    <w:basedOn w:val="DefaultParagraphFont"/>
    <w:uiPriority w:val="99"/>
    <w:unhideWhenUsed/>
    <w:rsid w:val="00706796"/>
    <w:rPr>
      <w:color w:val="0563C1"/>
      <w:u w:val="single"/>
    </w:rPr>
  </w:style>
  <w:style w:type="character" w:styleId="FollowedHyperlink">
    <w:name w:val="FollowedHyperlink"/>
    <w:basedOn w:val="DefaultParagraphFont"/>
    <w:uiPriority w:val="99"/>
    <w:semiHidden/>
    <w:unhideWhenUsed/>
    <w:rsid w:val="00706796"/>
    <w:rPr>
      <w:color w:val="800080" w:themeColor="followedHyperlink"/>
      <w:u w:val="single"/>
    </w:rPr>
  </w:style>
  <w:style w:type="table" w:styleId="TableGridLight">
    <w:name w:val="Grid Table Light"/>
    <w:basedOn w:val="TableNormal"/>
    <w:uiPriority w:val="40"/>
    <w:rsid w:val="008372A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F62376"/>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NoSpacing">
    <w:name w:val="No Spacing"/>
    <w:uiPriority w:val="1"/>
    <w:qFormat/>
    <w:rsid w:val="00341DFD"/>
  </w:style>
  <w:style w:type="character" w:customStyle="1" w:styleId="Heading3Char">
    <w:name w:val="Heading 3 Char"/>
    <w:basedOn w:val="DefaultParagraphFont"/>
    <w:link w:val="Heading3"/>
    <w:uiPriority w:val="9"/>
    <w:semiHidden/>
    <w:rsid w:val="00F6237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734">
      <w:bodyDiv w:val="1"/>
      <w:marLeft w:val="0"/>
      <w:marRight w:val="0"/>
      <w:marTop w:val="0"/>
      <w:marBottom w:val="0"/>
      <w:divBdr>
        <w:top w:val="none" w:sz="0" w:space="0" w:color="auto"/>
        <w:left w:val="none" w:sz="0" w:space="0" w:color="auto"/>
        <w:bottom w:val="none" w:sz="0" w:space="0" w:color="auto"/>
        <w:right w:val="none" w:sz="0" w:space="0" w:color="auto"/>
      </w:divBdr>
    </w:div>
    <w:div w:id="144051540">
      <w:bodyDiv w:val="1"/>
      <w:marLeft w:val="0"/>
      <w:marRight w:val="0"/>
      <w:marTop w:val="0"/>
      <w:marBottom w:val="0"/>
      <w:divBdr>
        <w:top w:val="none" w:sz="0" w:space="0" w:color="auto"/>
        <w:left w:val="none" w:sz="0" w:space="0" w:color="auto"/>
        <w:bottom w:val="none" w:sz="0" w:space="0" w:color="auto"/>
        <w:right w:val="none" w:sz="0" w:space="0" w:color="auto"/>
      </w:divBdr>
    </w:div>
    <w:div w:id="740061597">
      <w:bodyDiv w:val="1"/>
      <w:marLeft w:val="0"/>
      <w:marRight w:val="0"/>
      <w:marTop w:val="0"/>
      <w:marBottom w:val="0"/>
      <w:divBdr>
        <w:top w:val="none" w:sz="0" w:space="0" w:color="auto"/>
        <w:left w:val="none" w:sz="0" w:space="0" w:color="auto"/>
        <w:bottom w:val="none" w:sz="0" w:space="0" w:color="auto"/>
        <w:right w:val="none" w:sz="0" w:space="0" w:color="auto"/>
      </w:divBdr>
    </w:div>
    <w:div w:id="808473784">
      <w:bodyDiv w:val="1"/>
      <w:marLeft w:val="0"/>
      <w:marRight w:val="0"/>
      <w:marTop w:val="0"/>
      <w:marBottom w:val="0"/>
      <w:divBdr>
        <w:top w:val="none" w:sz="0" w:space="0" w:color="auto"/>
        <w:left w:val="none" w:sz="0" w:space="0" w:color="auto"/>
        <w:bottom w:val="none" w:sz="0" w:space="0" w:color="auto"/>
        <w:right w:val="none" w:sz="0" w:space="0" w:color="auto"/>
      </w:divBdr>
      <w:divsChild>
        <w:div w:id="1737045778">
          <w:marLeft w:val="446"/>
          <w:marRight w:val="0"/>
          <w:marTop w:val="0"/>
          <w:marBottom w:val="0"/>
          <w:divBdr>
            <w:top w:val="none" w:sz="0" w:space="0" w:color="auto"/>
            <w:left w:val="none" w:sz="0" w:space="0" w:color="auto"/>
            <w:bottom w:val="none" w:sz="0" w:space="0" w:color="auto"/>
            <w:right w:val="none" w:sz="0" w:space="0" w:color="auto"/>
          </w:divBdr>
        </w:div>
        <w:div w:id="1720085928">
          <w:marLeft w:val="446"/>
          <w:marRight w:val="0"/>
          <w:marTop w:val="0"/>
          <w:marBottom w:val="0"/>
          <w:divBdr>
            <w:top w:val="none" w:sz="0" w:space="0" w:color="auto"/>
            <w:left w:val="none" w:sz="0" w:space="0" w:color="auto"/>
            <w:bottom w:val="none" w:sz="0" w:space="0" w:color="auto"/>
            <w:right w:val="none" w:sz="0" w:space="0" w:color="auto"/>
          </w:divBdr>
        </w:div>
        <w:div w:id="1024407974">
          <w:marLeft w:val="446"/>
          <w:marRight w:val="0"/>
          <w:marTop w:val="0"/>
          <w:marBottom w:val="0"/>
          <w:divBdr>
            <w:top w:val="none" w:sz="0" w:space="0" w:color="auto"/>
            <w:left w:val="none" w:sz="0" w:space="0" w:color="auto"/>
            <w:bottom w:val="none" w:sz="0" w:space="0" w:color="auto"/>
            <w:right w:val="none" w:sz="0" w:space="0" w:color="auto"/>
          </w:divBdr>
        </w:div>
        <w:div w:id="1830631376">
          <w:marLeft w:val="446"/>
          <w:marRight w:val="0"/>
          <w:marTop w:val="0"/>
          <w:marBottom w:val="0"/>
          <w:divBdr>
            <w:top w:val="none" w:sz="0" w:space="0" w:color="auto"/>
            <w:left w:val="none" w:sz="0" w:space="0" w:color="auto"/>
            <w:bottom w:val="none" w:sz="0" w:space="0" w:color="auto"/>
            <w:right w:val="none" w:sz="0" w:space="0" w:color="auto"/>
          </w:divBdr>
        </w:div>
        <w:div w:id="440536644">
          <w:marLeft w:val="274"/>
          <w:marRight w:val="0"/>
          <w:marTop w:val="0"/>
          <w:marBottom w:val="0"/>
          <w:divBdr>
            <w:top w:val="none" w:sz="0" w:space="0" w:color="auto"/>
            <w:left w:val="none" w:sz="0" w:space="0" w:color="auto"/>
            <w:bottom w:val="none" w:sz="0" w:space="0" w:color="auto"/>
            <w:right w:val="none" w:sz="0" w:space="0" w:color="auto"/>
          </w:divBdr>
        </w:div>
        <w:div w:id="1320379025">
          <w:marLeft w:val="274"/>
          <w:marRight w:val="0"/>
          <w:marTop w:val="0"/>
          <w:marBottom w:val="0"/>
          <w:divBdr>
            <w:top w:val="none" w:sz="0" w:space="0" w:color="auto"/>
            <w:left w:val="none" w:sz="0" w:space="0" w:color="auto"/>
            <w:bottom w:val="none" w:sz="0" w:space="0" w:color="auto"/>
            <w:right w:val="none" w:sz="0" w:space="0" w:color="auto"/>
          </w:divBdr>
        </w:div>
        <w:div w:id="1600094054">
          <w:marLeft w:val="274"/>
          <w:marRight w:val="0"/>
          <w:marTop w:val="0"/>
          <w:marBottom w:val="0"/>
          <w:divBdr>
            <w:top w:val="none" w:sz="0" w:space="0" w:color="auto"/>
            <w:left w:val="none" w:sz="0" w:space="0" w:color="auto"/>
            <w:bottom w:val="none" w:sz="0" w:space="0" w:color="auto"/>
            <w:right w:val="none" w:sz="0" w:space="0" w:color="auto"/>
          </w:divBdr>
        </w:div>
        <w:div w:id="1266882769">
          <w:marLeft w:val="274"/>
          <w:marRight w:val="0"/>
          <w:marTop w:val="0"/>
          <w:marBottom w:val="0"/>
          <w:divBdr>
            <w:top w:val="none" w:sz="0" w:space="0" w:color="auto"/>
            <w:left w:val="none" w:sz="0" w:space="0" w:color="auto"/>
            <w:bottom w:val="none" w:sz="0" w:space="0" w:color="auto"/>
            <w:right w:val="none" w:sz="0" w:space="0" w:color="auto"/>
          </w:divBdr>
        </w:div>
        <w:div w:id="1130897044">
          <w:marLeft w:val="274"/>
          <w:marRight w:val="0"/>
          <w:marTop w:val="0"/>
          <w:marBottom w:val="0"/>
          <w:divBdr>
            <w:top w:val="none" w:sz="0" w:space="0" w:color="auto"/>
            <w:left w:val="none" w:sz="0" w:space="0" w:color="auto"/>
            <w:bottom w:val="none" w:sz="0" w:space="0" w:color="auto"/>
            <w:right w:val="none" w:sz="0" w:space="0" w:color="auto"/>
          </w:divBdr>
        </w:div>
        <w:div w:id="1558856899">
          <w:marLeft w:val="274"/>
          <w:marRight w:val="0"/>
          <w:marTop w:val="0"/>
          <w:marBottom w:val="0"/>
          <w:divBdr>
            <w:top w:val="none" w:sz="0" w:space="0" w:color="auto"/>
            <w:left w:val="none" w:sz="0" w:space="0" w:color="auto"/>
            <w:bottom w:val="none" w:sz="0" w:space="0" w:color="auto"/>
            <w:right w:val="none" w:sz="0" w:space="0" w:color="auto"/>
          </w:divBdr>
        </w:div>
        <w:div w:id="1119186361">
          <w:marLeft w:val="274"/>
          <w:marRight w:val="0"/>
          <w:marTop w:val="0"/>
          <w:marBottom w:val="0"/>
          <w:divBdr>
            <w:top w:val="none" w:sz="0" w:space="0" w:color="auto"/>
            <w:left w:val="none" w:sz="0" w:space="0" w:color="auto"/>
            <w:bottom w:val="none" w:sz="0" w:space="0" w:color="auto"/>
            <w:right w:val="none" w:sz="0" w:space="0" w:color="auto"/>
          </w:divBdr>
        </w:div>
        <w:div w:id="1926109194">
          <w:marLeft w:val="274"/>
          <w:marRight w:val="0"/>
          <w:marTop w:val="0"/>
          <w:marBottom w:val="0"/>
          <w:divBdr>
            <w:top w:val="none" w:sz="0" w:space="0" w:color="auto"/>
            <w:left w:val="none" w:sz="0" w:space="0" w:color="auto"/>
            <w:bottom w:val="none" w:sz="0" w:space="0" w:color="auto"/>
            <w:right w:val="none" w:sz="0" w:space="0" w:color="auto"/>
          </w:divBdr>
        </w:div>
        <w:div w:id="108553223">
          <w:marLeft w:val="274"/>
          <w:marRight w:val="0"/>
          <w:marTop w:val="0"/>
          <w:marBottom w:val="0"/>
          <w:divBdr>
            <w:top w:val="none" w:sz="0" w:space="0" w:color="auto"/>
            <w:left w:val="none" w:sz="0" w:space="0" w:color="auto"/>
            <w:bottom w:val="none" w:sz="0" w:space="0" w:color="auto"/>
            <w:right w:val="none" w:sz="0" w:space="0" w:color="auto"/>
          </w:divBdr>
        </w:div>
        <w:div w:id="1344476769">
          <w:marLeft w:val="274"/>
          <w:marRight w:val="0"/>
          <w:marTop w:val="0"/>
          <w:marBottom w:val="0"/>
          <w:divBdr>
            <w:top w:val="none" w:sz="0" w:space="0" w:color="auto"/>
            <w:left w:val="none" w:sz="0" w:space="0" w:color="auto"/>
            <w:bottom w:val="none" w:sz="0" w:space="0" w:color="auto"/>
            <w:right w:val="none" w:sz="0" w:space="0" w:color="auto"/>
          </w:divBdr>
        </w:div>
        <w:div w:id="494416649">
          <w:marLeft w:val="274"/>
          <w:marRight w:val="0"/>
          <w:marTop w:val="0"/>
          <w:marBottom w:val="0"/>
          <w:divBdr>
            <w:top w:val="none" w:sz="0" w:space="0" w:color="auto"/>
            <w:left w:val="none" w:sz="0" w:space="0" w:color="auto"/>
            <w:bottom w:val="none" w:sz="0" w:space="0" w:color="auto"/>
            <w:right w:val="none" w:sz="0" w:space="0" w:color="auto"/>
          </w:divBdr>
        </w:div>
        <w:div w:id="60258534">
          <w:marLeft w:val="274"/>
          <w:marRight w:val="0"/>
          <w:marTop w:val="0"/>
          <w:marBottom w:val="0"/>
          <w:divBdr>
            <w:top w:val="none" w:sz="0" w:space="0" w:color="auto"/>
            <w:left w:val="none" w:sz="0" w:space="0" w:color="auto"/>
            <w:bottom w:val="none" w:sz="0" w:space="0" w:color="auto"/>
            <w:right w:val="none" w:sz="0" w:space="0" w:color="auto"/>
          </w:divBdr>
        </w:div>
        <w:div w:id="179049492">
          <w:marLeft w:val="274"/>
          <w:marRight w:val="0"/>
          <w:marTop w:val="0"/>
          <w:marBottom w:val="0"/>
          <w:divBdr>
            <w:top w:val="none" w:sz="0" w:space="0" w:color="auto"/>
            <w:left w:val="none" w:sz="0" w:space="0" w:color="auto"/>
            <w:bottom w:val="none" w:sz="0" w:space="0" w:color="auto"/>
            <w:right w:val="none" w:sz="0" w:space="0" w:color="auto"/>
          </w:divBdr>
        </w:div>
        <w:div w:id="1374957964">
          <w:marLeft w:val="274"/>
          <w:marRight w:val="0"/>
          <w:marTop w:val="0"/>
          <w:marBottom w:val="0"/>
          <w:divBdr>
            <w:top w:val="none" w:sz="0" w:space="0" w:color="auto"/>
            <w:left w:val="none" w:sz="0" w:space="0" w:color="auto"/>
            <w:bottom w:val="none" w:sz="0" w:space="0" w:color="auto"/>
            <w:right w:val="none" w:sz="0" w:space="0" w:color="auto"/>
          </w:divBdr>
        </w:div>
        <w:div w:id="735787913">
          <w:marLeft w:val="274"/>
          <w:marRight w:val="0"/>
          <w:marTop w:val="0"/>
          <w:marBottom w:val="0"/>
          <w:divBdr>
            <w:top w:val="none" w:sz="0" w:space="0" w:color="auto"/>
            <w:left w:val="none" w:sz="0" w:space="0" w:color="auto"/>
            <w:bottom w:val="none" w:sz="0" w:space="0" w:color="auto"/>
            <w:right w:val="none" w:sz="0" w:space="0" w:color="auto"/>
          </w:divBdr>
        </w:div>
      </w:divsChild>
    </w:div>
    <w:div w:id="1040593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file:///C:\2019\Wind%20River\_Medical\Drafts\www.windriver.com\support"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7" Type="http://schemas.openxmlformats.org/officeDocument/2006/relationships/hyperlink" Target="file:///C:\2019\Wind%20River\_Medical\Drafts\www.windriver.com"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ndshare.windriver.com" TargetMode="External"/><Relationship Id="rId20" Type="http://schemas.openxmlformats.org/officeDocument/2006/relationships/footer" Target="footer2.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5.emf"/><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C:\2019\Wind%20River\_Medical\Drafts\www.windriver.com\company\terms\trademark.html" TargetMode="External"/><Relationship Id="rId23" Type="http://schemas.openxmlformats.org/officeDocument/2006/relationships/image" Target="media/image4.emf"/><Relationship Id="rId28" Type="http://schemas.openxmlformats.org/officeDocument/2006/relationships/header" Target="header1.xml"/><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pek-mcbuild1.wrs.com/buildarea3/VxWorksProcess/ChangeManagement/ProcessDefinitionChangeMgmt.html" TargetMode="External"/><Relationship Id="rId27" Type="http://schemas.openxmlformats.org/officeDocument/2006/relationships/hyperlink" Target="https://jive.windriver.com/community/marketing/marketing-operations/pmo-pdlc"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737BCB-B9A0-4502-831C-EB835DCDA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7602</Words>
  <Characters>43336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Wind River Systems</Company>
  <LinksUpToDate>false</LinksUpToDate>
  <CharactersWithSpaces>50837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jmaran</dc:creator>
  <cp:lastModifiedBy>Kong, Kitty</cp:lastModifiedBy>
  <cp:revision>2</cp:revision>
  <cp:lastPrinted>2014-12-10T09:25:00Z</cp:lastPrinted>
  <dcterms:created xsi:type="dcterms:W3CDTF">2020-05-15T01:26:00Z</dcterms:created>
  <dcterms:modified xsi:type="dcterms:W3CDTF">2020-05-15T01:26:00Z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Created" pid="2">
    <vt:filetime>2013-11-07T00:00:00Z</vt:filetime>
  </property>
  <property fmtid="{D5CDD505-2E9C-101B-9397-08002B2CF9AE}" name="LastSaved" pid="3">
    <vt:filetime>2014-11-06T00:00:00Z</vt:filetime>
  </property>
  <property fmtid="{D5CDD505-2E9C-101B-9397-08002B2CF9AE}" name="Jive_LatestUserAccountName" pid="4">
    <vt:lpwstr>sjayara0</vt:lpwstr>
  </property>
  <property fmtid="{D5CDD505-2E9C-101B-9397-08002B2CF9AE}" name="Offisync_ProviderInitializationData" pid="5">
    <vt:lpwstr>https://jive.windriver.com</vt:lpwstr>
  </property>
  <property fmtid="{D5CDD505-2E9C-101B-9397-08002B2CF9AE}" name="Jive_VersionGuid" pid="6">
    <vt:lpwstr>e9d2b041-a9cc-49a3-8854-aea8f907f792</vt:lpwstr>
  </property>
  <property fmtid="{D5CDD505-2E9C-101B-9397-08002B2CF9AE}" name="Offisync_ServerID" pid="7">
    <vt:lpwstr>7cef1815-9ab8-4d94-a10b-e5437e9435f9</vt:lpwstr>
  </property>
  <property fmtid="{D5CDD505-2E9C-101B-9397-08002B2CF9AE}" name="Offisync_UniqueId" pid="8">
    <vt:lpwstr>84048</vt:lpwstr>
  </property>
  <property fmtid="{D5CDD505-2E9C-101B-9397-08002B2CF9AE}" name="Offisync_UpdateToken" pid="9">
    <vt:lpwstr>5</vt:lpwstr>
  </property>
  <property fmtid="{D5CDD505-2E9C-101B-9397-08002B2CF9AE}" name="Jive_ModifiedButNotPublished" pid="10">
    <vt:lpwstr/>
  </property>
</Properties>
</file>